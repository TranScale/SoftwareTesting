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40D2A" w14:textId="77777777" w:rsidR="000A3534" w:rsidRPr="000A3534" w:rsidRDefault="000A3534" w:rsidP="00E463B0">
      <w:pPr>
        <w:jc w:val="center"/>
      </w:pPr>
      <w:r w:rsidRPr="000A3534">
        <w:t>MINISTRY OF EDUCATION AND TRAINING</w:t>
      </w:r>
      <w:r w:rsidRPr="000A3534">
        <w:br/>
      </w:r>
      <w:r w:rsidRPr="000A3534">
        <w:rPr>
          <w:b/>
          <w:bCs/>
        </w:rPr>
        <w:t>UNIVERSITY OF ECONOMICS AND FINANCE</w:t>
      </w:r>
      <w:r w:rsidRPr="000A3534">
        <w:rPr>
          <w:b/>
          <w:bCs/>
        </w:rPr>
        <w:br/>
        <w:t>HO CHI MINH CITY</w:t>
      </w:r>
    </w:p>
    <w:p w14:paraId="1E69D45C" w14:textId="77777777" w:rsidR="000B478D" w:rsidRPr="00D36A47" w:rsidRDefault="000B478D" w:rsidP="00E463B0">
      <w:pPr>
        <w:jc w:val="center"/>
        <w:rPr>
          <w:sz w:val="32"/>
          <w:szCs w:val="32"/>
        </w:rPr>
      </w:pPr>
      <w:r w:rsidRPr="00D36A47">
        <w:rPr>
          <w:sz w:val="32"/>
          <w:szCs w:val="32"/>
        </w:rPr>
        <w:t>---------------------------</w:t>
      </w:r>
    </w:p>
    <w:p w14:paraId="5D048791" w14:textId="292D0CB0" w:rsidR="00C166FA" w:rsidRDefault="001127D6" w:rsidP="00E463B0">
      <w:pPr>
        <w:widowControl w:val="0"/>
        <w:autoSpaceDE w:val="0"/>
        <w:autoSpaceDN w:val="0"/>
        <w:adjustRightInd w:val="0"/>
        <w:spacing w:before="60" w:afterLines="60" w:after="144"/>
        <w:ind w:right="-4"/>
        <w:jc w:val="center"/>
        <w:rPr>
          <w:b/>
          <w:noProof/>
          <w:sz w:val="32"/>
        </w:rPr>
      </w:pPr>
      <w:r>
        <w:rPr>
          <w:b/>
          <w:noProof/>
          <w:sz w:val="32"/>
        </w:rPr>
        <w:drawing>
          <wp:inline distT="0" distB="0" distL="0" distR="0" wp14:anchorId="5D8F6BFE" wp14:editId="0C580E66">
            <wp:extent cx="2095500" cy="1685925"/>
            <wp:effectExtent l="0" t="0" r="0" b="0"/>
            <wp:docPr id="1" name="Picture 1" descr="Description: logo_u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ue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95500" cy="1685925"/>
                    </a:xfrm>
                    <a:prstGeom prst="rect">
                      <a:avLst/>
                    </a:prstGeom>
                    <a:noFill/>
                    <a:ln>
                      <a:noFill/>
                    </a:ln>
                  </pic:spPr>
                </pic:pic>
              </a:graphicData>
            </a:graphic>
          </wp:inline>
        </w:drawing>
      </w:r>
    </w:p>
    <w:p w14:paraId="11D19DB8" w14:textId="77777777" w:rsidR="003F2FEF" w:rsidRPr="003F2FEF" w:rsidRDefault="003F2FEF" w:rsidP="00E463B0">
      <w:pPr>
        <w:widowControl w:val="0"/>
        <w:autoSpaceDE w:val="0"/>
        <w:autoSpaceDN w:val="0"/>
        <w:adjustRightInd w:val="0"/>
        <w:spacing w:before="60" w:afterLines="60" w:after="144"/>
        <w:ind w:right="-4"/>
        <w:jc w:val="center"/>
        <w:rPr>
          <w:color w:val="000000"/>
          <w:w w:val="97"/>
          <w:sz w:val="28"/>
          <w:szCs w:val="28"/>
        </w:rPr>
      </w:pPr>
    </w:p>
    <w:p w14:paraId="2932FCF2" w14:textId="77777777" w:rsidR="00F91A8F" w:rsidRDefault="00F91A8F" w:rsidP="00E463B0">
      <w:pPr>
        <w:widowControl w:val="0"/>
        <w:autoSpaceDE w:val="0"/>
        <w:autoSpaceDN w:val="0"/>
        <w:adjustRightInd w:val="0"/>
        <w:spacing w:afterLines="60" w:after="144"/>
        <w:ind w:right="-4"/>
        <w:jc w:val="center"/>
        <w:rPr>
          <w:b/>
          <w:bCs/>
          <w:sz w:val="36"/>
          <w:szCs w:val="36"/>
          <w:lang w:val="fr"/>
        </w:rPr>
      </w:pPr>
    </w:p>
    <w:p w14:paraId="345A263B" w14:textId="5DABC765" w:rsidR="00083B42" w:rsidRDefault="00083B42" w:rsidP="00E463B0">
      <w:pPr>
        <w:widowControl w:val="0"/>
        <w:autoSpaceDE w:val="0"/>
        <w:autoSpaceDN w:val="0"/>
        <w:adjustRightInd w:val="0"/>
        <w:spacing w:before="60" w:afterLines="60" w:after="144"/>
        <w:ind w:right="-4"/>
        <w:jc w:val="center"/>
        <w:rPr>
          <w:b/>
          <w:bCs/>
          <w:sz w:val="36"/>
          <w:szCs w:val="36"/>
          <w:lang w:val="fr"/>
        </w:rPr>
      </w:pPr>
      <w:r>
        <w:rPr>
          <w:b/>
          <w:bCs/>
          <w:sz w:val="36"/>
          <w:szCs w:val="36"/>
          <w:lang w:val="fr"/>
        </w:rPr>
        <w:t>FINAL</w:t>
      </w:r>
      <w:r w:rsidR="00D97453">
        <w:rPr>
          <w:b/>
          <w:bCs/>
          <w:sz w:val="36"/>
          <w:szCs w:val="36"/>
          <w:lang w:val="fr"/>
        </w:rPr>
        <w:t xml:space="preserve"> PROJECT</w:t>
      </w:r>
      <w:r>
        <w:rPr>
          <w:b/>
          <w:bCs/>
          <w:sz w:val="36"/>
          <w:szCs w:val="36"/>
          <w:lang w:val="fr"/>
        </w:rPr>
        <w:t xml:space="preserve"> REPORT</w:t>
      </w:r>
    </w:p>
    <w:p w14:paraId="056C7AAE" w14:textId="7942E8A4" w:rsidR="00083B42" w:rsidRDefault="003C7597" w:rsidP="00E463B0">
      <w:pPr>
        <w:widowControl w:val="0"/>
        <w:autoSpaceDE w:val="0"/>
        <w:autoSpaceDN w:val="0"/>
        <w:adjustRightInd w:val="0"/>
        <w:spacing w:before="60" w:afterLines="60" w:after="144"/>
        <w:ind w:right="-4"/>
        <w:jc w:val="center"/>
        <w:rPr>
          <w:b/>
          <w:bCs/>
          <w:color w:val="000000"/>
          <w:sz w:val="36"/>
          <w:szCs w:val="36"/>
          <w:lang w:val="en-GB"/>
        </w:rPr>
      </w:pPr>
      <w:r>
        <w:rPr>
          <w:b/>
          <w:bCs/>
          <w:color w:val="000000"/>
          <w:sz w:val="36"/>
          <w:szCs w:val="36"/>
          <w:lang w:val="en-GB"/>
        </w:rPr>
        <w:t xml:space="preserve">SOFTWARE QUALITY </w:t>
      </w:r>
      <w:r w:rsidR="00F674BC">
        <w:rPr>
          <w:b/>
          <w:bCs/>
          <w:color w:val="000000"/>
          <w:sz w:val="36"/>
          <w:szCs w:val="36"/>
          <w:lang w:val="en-GB"/>
        </w:rPr>
        <w:t>VERITIFICATION</w:t>
      </w:r>
    </w:p>
    <w:p w14:paraId="6DD860E4" w14:textId="78E85E09" w:rsidR="00917A94" w:rsidRDefault="00083B42" w:rsidP="00E463B0">
      <w:pPr>
        <w:widowControl w:val="0"/>
        <w:autoSpaceDE w:val="0"/>
        <w:autoSpaceDN w:val="0"/>
        <w:adjustRightInd w:val="0"/>
        <w:spacing w:before="60" w:afterLines="60" w:after="144"/>
        <w:ind w:right="-4"/>
        <w:jc w:val="center"/>
        <w:rPr>
          <w:b/>
          <w:bCs/>
          <w:color w:val="000000"/>
          <w:sz w:val="36"/>
          <w:szCs w:val="36"/>
          <w:lang w:val="en-GB"/>
        </w:rPr>
      </w:pPr>
      <w:r w:rsidRPr="00F84CDA">
        <w:rPr>
          <w:b/>
          <w:bCs/>
          <w:color w:val="000000"/>
          <w:sz w:val="36"/>
          <w:szCs w:val="36"/>
          <w:lang w:val="en-GB"/>
        </w:rPr>
        <w:t xml:space="preserve">TOPIC: </w:t>
      </w:r>
      <w:r>
        <w:rPr>
          <w:b/>
          <w:bCs/>
          <w:color w:val="000000"/>
          <w:sz w:val="36"/>
          <w:szCs w:val="36"/>
          <w:lang w:val="en-GB"/>
        </w:rPr>
        <w:t>ONLINE SALES MANAGEMENT SYSTEM</w:t>
      </w:r>
    </w:p>
    <w:p w14:paraId="4E88F450" w14:textId="79D5FCE6" w:rsidR="001A4475" w:rsidRDefault="001A4475" w:rsidP="00E463B0">
      <w:pPr>
        <w:ind w:firstLine="0"/>
        <w:rPr>
          <w:b/>
          <w:bCs/>
          <w:color w:val="000000"/>
          <w:sz w:val="36"/>
          <w:szCs w:val="36"/>
          <w:lang w:val="en-GB"/>
        </w:rPr>
      </w:pPr>
    </w:p>
    <w:p w14:paraId="76C26654" w14:textId="0480D857" w:rsidR="003212BB" w:rsidRDefault="003300E0" w:rsidP="00E463B0">
      <w:pPr>
        <w:tabs>
          <w:tab w:val="left" w:pos="1560"/>
        </w:tabs>
        <w:rPr>
          <w:lang w:val="en-GB"/>
        </w:rPr>
      </w:pPr>
      <w:r>
        <w:rPr>
          <w:lang w:val="en-GB"/>
        </w:rPr>
        <w:t>Class</w:t>
      </w:r>
      <w:r w:rsidR="00A56ECE">
        <w:rPr>
          <w:lang w:val="en-GB"/>
        </w:rPr>
        <w:t>:</w:t>
      </w:r>
      <w:r w:rsidR="00C54F51">
        <w:rPr>
          <w:lang w:val="en-GB"/>
        </w:rPr>
        <w:t xml:space="preserve"> </w:t>
      </w:r>
      <w:r w:rsidR="00C54F51">
        <w:rPr>
          <w:lang w:val="en-GB"/>
        </w:rPr>
        <w:tab/>
      </w:r>
      <w:r w:rsidR="00F674BC" w:rsidRPr="00F674BC">
        <w:rPr>
          <w:lang w:val="en-GB"/>
        </w:rPr>
        <w:t>252.ITE1231E.A02E</w:t>
      </w:r>
    </w:p>
    <w:p w14:paraId="4CD3ED1E" w14:textId="7670F67C" w:rsidR="001A4475" w:rsidRDefault="003C543C" w:rsidP="00E463B0">
      <w:pPr>
        <w:rPr>
          <w:b/>
          <w:bCs/>
        </w:rPr>
      </w:pPr>
      <w:r w:rsidRPr="00636F1A">
        <w:t xml:space="preserve">Instructor: </w:t>
      </w:r>
      <w:r w:rsidRPr="002C099C">
        <w:rPr>
          <w:b/>
          <w:bCs/>
        </w:rPr>
        <w:t xml:space="preserve">MSc. </w:t>
      </w:r>
      <w:r w:rsidR="00E970A4">
        <w:rPr>
          <w:b/>
          <w:bCs/>
        </w:rPr>
        <w:t>Nguyễn Ngọc Tú</w:t>
      </w:r>
    </w:p>
    <w:p w14:paraId="5F61AB85" w14:textId="77777777" w:rsidR="001A4475" w:rsidRPr="003212BB" w:rsidRDefault="001A4475" w:rsidP="00E463B0">
      <w:pPr>
        <w:rPr>
          <w:i/>
        </w:rPr>
      </w:pPr>
    </w:p>
    <w:p w14:paraId="73B34C73" w14:textId="77777777" w:rsidR="00FF0F93" w:rsidRPr="00A4104B" w:rsidRDefault="000A3534" w:rsidP="00E463B0">
      <w:pPr>
        <w:jc w:val="left"/>
      </w:pPr>
      <w:r w:rsidRPr="00A4104B">
        <w:t>Performed by Student</w:t>
      </w:r>
      <w:r w:rsidR="00FF0F93" w:rsidRPr="00A4104B">
        <w:t>:</w:t>
      </w:r>
    </w:p>
    <w:tbl>
      <w:tblPr>
        <w:tblW w:w="8166" w:type="dxa"/>
        <w:tblInd w:w="959" w:type="dxa"/>
        <w:tblLook w:val="04A0" w:firstRow="1" w:lastRow="0" w:firstColumn="1" w:lastColumn="0" w:noHBand="0" w:noVBand="1"/>
      </w:tblPr>
      <w:tblGrid>
        <w:gridCol w:w="3609"/>
        <w:gridCol w:w="2693"/>
        <w:gridCol w:w="1864"/>
      </w:tblGrid>
      <w:tr w:rsidR="007A7799" w:rsidRPr="007A7799" w14:paraId="521F7704" w14:textId="77777777" w:rsidTr="00031135">
        <w:tc>
          <w:tcPr>
            <w:tcW w:w="3609" w:type="dxa"/>
          </w:tcPr>
          <w:p w14:paraId="4088D894" w14:textId="13EF84A3" w:rsidR="007A7799" w:rsidRPr="007A7799" w:rsidRDefault="5B122030" w:rsidP="00E463B0">
            <w:r w:rsidRPr="5B122030">
              <w:rPr>
                <w:szCs w:val="26"/>
                <w:lang w:val="en-GB"/>
              </w:rPr>
              <w:t>Hoàng Văn Thiên</w:t>
            </w:r>
          </w:p>
        </w:tc>
        <w:tc>
          <w:tcPr>
            <w:tcW w:w="2693" w:type="dxa"/>
          </w:tcPr>
          <w:p w14:paraId="5CE988E5" w14:textId="7802EAB2" w:rsidR="007A7799" w:rsidRPr="007A7799" w:rsidRDefault="5B122030" w:rsidP="00E463B0">
            <w:pPr>
              <w:rPr>
                <w:lang w:val="vi-VN"/>
              </w:rPr>
            </w:pPr>
            <w:r w:rsidRPr="5B122030">
              <w:rPr>
                <w:lang w:val="vi-VN"/>
              </w:rPr>
              <w:t>22D1ITE-SWE03</w:t>
            </w:r>
          </w:p>
        </w:tc>
        <w:tc>
          <w:tcPr>
            <w:tcW w:w="1864" w:type="dxa"/>
          </w:tcPr>
          <w:p w14:paraId="06359EF3" w14:textId="679A020D" w:rsidR="007A7799" w:rsidRPr="007A7799" w:rsidRDefault="5B122030" w:rsidP="00E463B0">
            <w:pPr>
              <w:ind w:firstLine="0"/>
              <w:jc w:val="center"/>
            </w:pPr>
            <w:r w:rsidRPr="5B122030">
              <w:rPr>
                <w:szCs w:val="26"/>
                <w:lang w:val="vi-VN"/>
              </w:rPr>
              <w:t>225051915</w:t>
            </w:r>
          </w:p>
        </w:tc>
      </w:tr>
      <w:tr w:rsidR="007A7799" w:rsidRPr="007A7799" w14:paraId="63E281AF" w14:textId="77777777" w:rsidTr="00031135">
        <w:tc>
          <w:tcPr>
            <w:tcW w:w="3609" w:type="dxa"/>
          </w:tcPr>
          <w:p w14:paraId="1C25AAC6" w14:textId="49150E44" w:rsidR="007A7799" w:rsidRPr="007A7799" w:rsidRDefault="5B122030" w:rsidP="00E463B0">
            <w:r w:rsidRPr="5B122030">
              <w:rPr>
                <w:szCs w:val="26"/>
                <w:lang w:val="en-GB"/>
              </w:rPr>
              <w:t>Nguyễn Thành Đạt</w:t>
            </w:r>
          </w:p>
        </w:tc>
        <w:tc>
          <w:tcPr>
            <w:tcW w:w="2693" w:type="dxa"/>
          </w:tcPr>
          <w:p w14:paraId="6C152AFE" w14:textId="50ACD98E" w:rsidR="007A7799" w:rsidRPr="007A7799" w:rsidRDefault="5B122030" w:rsidP="00E463B0">
            <w:pPr>
              <w:rPr>
                <w:lang w:val="vi-VN"/>
              </w:rPr>
            </w:pPr>
            <w:r w:rsidRPr="5B122030">
              <w:rPr>
                <w:lang w:val="vi-VN"/>
              </w:rPr>
              <w:t>22D1ITE-SWE03</w:t>
            </w:r>
          </w:p>
        </w:tc>
        <w:tc>
          <w:tcPr>
            <w:tcW w:w="1864" w:type="dxa"/>
          </w:tcPr>
          <w:p w14:paraId="031F53E7" w14:textId="2A15D609" w:rsidR="007A7799" w:rsidRPr="007A7799" w:rsidRDefault="5B122030" w:rsidP="00E463B0">
            <w:pPr>
              <w:ind w:firstLine="0"/>
              <w:jc w:val="center"/>
            </w:pPr>
            <w:r w:rsidRPr="5B122030">
              <w:rPr>
                <w:szCs w:val="26"/>
                <w:lang w:val="vi-VN"/>
              </w:rPr>
              <w:t>225050896</w:t>
            </w:r>
          </w:p>
        </w:tc>
      </w:tr>
      <w:tr w:rsidR="007A7799" w:rsidRPr="007A7799" w14:paraId="76228A57" w14:textId="77777777" w:rsidTr="00031135">
        <w:tc>
          <w:tcPr>
            <w:tcW w:w="3609" w:type="dxa"/>
          </w:tcPr>
          <w:p w14:paraId="0395FC55" w14:textId="6C937B0C" w:rsidR="007A7799" w:rsidRPr="007A7799" w:rsidRDefault="007F0351" w:rsidP="00E463B0">
            <w:r>
              <w:t>Lê Quang Duy</w:t>
            </w:r>
          </w:p>
        </w:tc>
        <w:tc>
          <w:tcPr>
            <w:tcW w:w="2693" w:type="dxa"/>
          </w:tcPr>
          <w:p w14:paraId="2BFE069F" w14:textId="0B7A5AD8" w:rsidR="007A7799" w:rsidRPr="007A7799" w:rsidRDefault="5B122030" w:rsidP="00E463B0">
            <w:pPr>
              <w:rPr>
                <w:lang w:val="vi-VN"/>
              </w:rPr>
            </w:pPr>
            <w:r w:rsidRPr="5B122030">
              <w:rPr>
                <w:lang w:val="vi-VN"/>
              </w:rPr>
              <w:t>22D1ITE-SWE03</w:t>
            </w:r>
          </w:p>
        </w:tc>
        <w:tc>
          <w:tcPr>
            <w:tcW w:w="1864" w:type="dxa"/>
          </w:tcPr>
          <w:p w14:paraId="4B50CF03" w14:textId="4C8AE701" w:rsidR="007A7799" w:rsidRPr="00424F93" w:rsidRDefault="5B122030" w:rsidP="00E463B0">
            <w:pPr>
              <w:ind w:firstLine="0"/>
              <w:jc w:val="center"/>
            </w:pPr>
            <w:r w:rsidRPr="5B122030">
              <w:rPr>
                <w:szCs w:val="26"/>
                <w:lang w:val="vi-VN"/>
              </w:rPr>
              <w:t>2250</w:t>
            </w:r>
            <w:r w:rsidR="00424F93">
              <w:rPr>
                <w:szCs w:val="26"/>
              </w:rPr>
              <w:t>51169</w:t>
            </w:r>
          </w:p>
        </w:tc>
      </w:tr>
    </w:tbl>
    <w:p w14:paraId="1B26752B" w14:textId="77777777" w:rsidR="00A93616" w:rsidRDefault="00A93616" w:rsidP="00E463B0">
      <w:pPr>
        <w:widowControl w:val="0"/>
        <w:autoSpaceDE w:val="0"/>
        <w:autoSpaceDN w:val="0"/>
        <w:adjustRightInd w:val="0"/>
        <w:ind w:right="-6" w:firstLine="0"/>
        <w:rPr>
          <w:b/>
          <w:bCs/>
        </w:rPr>
      </w:pPr>
    </w:p>
    <w:p w14:paraId="5C158952" w14:textId="77777777" w:rsidR="00424F93" w:rsidRDefault="00424F93" w:rsidP="00E463B0">
      <w:pPr>
        <w:widowControl w:val="0"/>
        <w:autoSpaceDE w:val="0"/>
        <w:autoSpaceDN w:val="0"/>
        <w:adjustRightInd w:val="0"/>
        <w:ind w:right="-6" w:firstLine="0"/>
        <w:rPr>
          <w:b/>
          <w:bCs/>
        </w:rPr>
      </w:pPr>
    </w:p>
    <w:p w14:paraId="2487617A" w14:textId="77777777" w:rsidR="00424F93" w:rsidRDefault="00424F93" w:rsidP="00E463B0">
      <w:pPr>
        <w:widowControl w:val="0"/>
        <w:autoSpaceDE w:val="0"/>
        <w:autoSpaceDN w:val="0"/>
        <w:adjustRightInd w:val="0"/>
        <w:ind w:right="-6" w:firstLine="0"/>
        <w:rPr>
          <w:b/>
          <w:bCs/>
        </w:rPr>
      </w:pPr>
    </w:p>
    <w:p w14:paraId="4D3A8F08" w14:textId="77777777" w:rsidR="00A93616" w:rsidRDefault="00A93616" w:rsidP="00E463B0">
      <w:pPr>
        <w:widowControl w:val="0"/>
        <w:autoSpaceDE w:val="0"/>
        <w:autoSpaceDN w:val="0"/>
        <w:adjustRightInd w:val="0"/>
        <w:ind w:right="-6" w:firstLine="0"/>
        <w:jc w:val="center"/>
        <w:rPr>
          <w:b/>
          <w:bCs/>
        </w:rPr>
      </w:pPr>
    </w:p>
    <w:p w14:paraId="517A8D0C" w14:textId="5A8E0D28" w:rsidR="005A3B60" w:rsidRDefault="00917A94" w:rsidP="00E463B0">
      <w:pPr>
        <w:widowControl w:val="0"/>
        <w:autoSpaceDE w:val="0"/>
        <w:autoSpaceDN w:val="0"/>
        <w:adjustRightInd w:val="0"/>
        <w:ind w:right="-6" w:firstLine="0"/>
        <w:jc w:val="center"/>
        <w:rPr>
          <w:i/>
          <w:color w:val="000000"/>
          <w:szCs w:val="26"/>
          <w:lang w:val="fr-FR"/>
        </w:rPr>
      </w:pPr>
      <w:r w:rsidRPr="00713EE9">
        <w:rPr>
          <w:b/>
          <w:bCs/>
        </w:rPr>
        <w:t>Ho Chi Minh City, January 2026</w:t>
      </w:r>
    </w:p>
    <w:p w14:paraId="64F40948" w14:textId="77777777" w:rsidR="00DC3252" w:rsidRDefault="00DC3252" w:rsidP="00E463B0">
      <w:pPr>
        <w:jc w:val="center"/>
        <w:rPr>
          <w:b/>
          <w:bCs/>
          <w:sz w:val="32"/>
          <w:szCs w:val="32"/>
          <w:lang w:val="fr-FR"/>
        </w:rPr>
        <w:sectPr w:rsidR="00DC3252" w:rsidSect="00DC3252">
          <w:footerReference w:type="default" r:id="rId12"/>
          <w:pgSz w:w="11906" w:h="16838" w:code="9"/>
          <w:pgMar w:top="1134" w:right="1134" w:bottom="1134" w:left="1134" w:header="624" w:footer="51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582479F1" w14:textId="2BA9B16E" w:rsidR="007C56D2" w:rsidRPr="007C56D2" w:rsidRDefault="007C56D2" w:rsidP="00E463B0">
      <w:pPr>
        <w:jc w:val="center"/>
        <w:rPr>
          <w:b/>
          <w:bCs/>
          <w:sz w:val="32"/>
          <w:szCs w:val="32"/>
          <w:lang w:val="fr-FR"/>
        </w:rPr>
      </w:pPr>
      <w:r w:rsidRPr="007C56D2">
        <w:rPr>
          <w:b/>
          <w:bCs/>
          <w:sz w:val="32"/>
          <w:szCs w:val="32"/>
          <w:lang w:val="fr-FR"/>
        </w:rPr>
        <w:lastRenderedPageBreak/>
        <w:t>ACKNOWLEDGEMENT</w:t>
      </w:r>
    </w:p>
    <w:p w14:paraId="64FAD333" w14:textId="707F2111" w:rsidR="00CF0367" w:rsidRPr="00CF0367" w:rsidRDefault="00CF0367" w:rsidP="00E463B0">
      <w:r w:rsidRPr="00CF0367">
        <w:t xml:space="preserve">We would like to express our sincere appreciation to our instructor, </w:t>
      </w:r>
      <w:r w:rsidRPr="00CF0367">
        <w:rPr>
          <w:b/>
          <w:bCs/>
        </w:rPr>
        <w:t>MSc. Hoàng Văn Hiếu</w:t>
      </w:r>
      <w:r w:rsidRPr="00CF0367">
        <w:t xml:space="preserve">, for his continuous guidance, valuable feedback, and dedicated support throughout the </w:t>
      </w:r>
      <w:r w:rsidRPr="00CF0367">
        <w:rPr>
          <w:i/>
          <w:iCs/>
        </w:rPr>
        <w:t>Application Development of Advanced Web</w:t>
      </w:r>
      <w:r w:rsidRPr="00CF0367">
        <w:t xml:space="preserve"> course. His clear explanations, practical insights, and thoughtful suggestions greatly assisted our team in understanding complex web application development concepts and applying them effectively during the implementation of this project. The instructor’s guidance helped us approach the project in a structured and professional manner, from requirement analysis to system design and implementation.</w:t>
      </w:r>
    </w:p>
    <w:p w14:paraId="0585340E" w14:textId="77777777" w:rsidR="00CF0367" w:rsidRPr="00CF0367" w:rsidRDefault="00CF0367" w:rsidP="00E463B0">
      <w:r w:rsidRPr="00CF0367">
        <w:t xml:space="preserve">We would also like to thank the </w:t>
      </w:r>
      <w:r w:rsidRPr="00CF0367">
        <w:rPr>
          <w:b/>
          <w:bCs/>
        </w:rPr>
        <w:t>University of Economics and Finance Ho Chi Minh City (UEF)</w:t>
      </w:r>
      <w:r w:rsidRPr="00CF0367">
        <w:t xml:space="preserve"> for providing a supportive academic environment and sufficient learning resources. The facilities, learning materials, and technical infrastructure offered by the university created favorable conditions for our team to research, develop, and complete the Online Sales Management System in alignment with the course objectives.</w:t>
      </w:r>
    </w:p>
    <w:p w14:paraId="622ABF78" w14:textId="77777777" w:rsidR="00CF0367" w:rsidRPr="00CF0367" w:rsidRDefault="00CF0367" w:rsidP="00E463B0">
      <w:r w:rsidRPr="00CF0367">
        <w:t>In addition, we sincerely appreciate the cooperation and efforts of all team members involved in this project. Throughout the development process, team members actively collaborated, shared responsibilities, and supported one another in solving technical and organizational challenges. Although the workload and task complexity varied among members, each contribution played an important role in the completion of the system. This experience helped us improve not only our technical skills but also our communication, teamwork, and time management abilities.</w:t>
      </w:r>
    </w:p>
    <w:p w14:paraId="1D005C40" w14:textId="77777777" w:rsidR="00CF0367" w:rsidRPr="00CF0367" w:rsidRDefault="00CF0367" w:rsidP="00E463B0">
      <w:r w:rsidRPr="00CF0367">
        <w:t>Despite the limitations caused by time constraints and the academic scope of the course, we believe that this project reflects our learning progress and practical understanding of advanced web application development. The knowledge and experience gained from this project will serve as a valuable foundation for our future studies and professional careers in the field of software engineering.</w:t>
      </w:r>
    </w:p>
    <w:p w14:paraId="64DE23BA" w14:textId="2EAF2B7F" w:rsidR="004B57E2" w:rsidRPr="004B57E2" w:rsidRDefault="00CF0367" w:rsidP="00E463B0">
      <w:pPr>
        <w:jc w:val="right"/>
      </w:pPr>
      <w:r>
        <w:t>Thank you v</w:t>
      </w:r>
      <w:r w:rsidR="000B6509">
        <w:t>ery much!</w:t>
      </w:r>
    </w:p>
    <w:p w14:paraId="092803D2" w14:textId="3F5AB8F8" w:rsidR="00163410" w:rsidRPr="00163410" w:rsidRDefault="00163410" w:rsidP="00E463B0">
      <w:pPr>
        <w:jc w:val="left"/>
      </w:pPr>
    </w:p>
    <w:p w14:paraId="33B65438" w14:textId="58543F6A" w:rsidR="009560EB" w:rsidRDefault="009560EB" w:rsidP="00E463B0">
      <w:pPr>
        <w:ind w:firstLine="0"/>
        <w:jc w:val="left"/>
        <w:rPr>
          <w:b/>
          <w:color w:val="000000"/>
          <w:sz w:val="32"/>
          <w:szCs w:val="26"/>
        </w:rPr>
      </w:pPr>
    </w:p>
    <w:p w14:paraId="7D946A69" w14:textId="77777777" w:rsidR="00E6583B" w:rsidRDefault="00E6583B" w:rsidP="00E463B0">
      <w:pPr>
        <w:pStyle w:val="Heading1"/>
        <w:numPr>
          <w:ilvl w:val="0"/>
          <w:numId w:val="0"/>
        </w:numPr>
        <w:jc w:val="both"/>
        <w:rPr>
          <w:lang w:val="en-US"/>
        </w:rPr>
        <w:sectPr w:rsidR="00E6583B" w:rsidSect="002F0CB2">
          <w:pgSz w:w="11906" w:h="16838" w:code="9"/>
          <w:pgMar w:top="1134" w:right="1134" w:bottom="1134" w:left="1134" w:header="624" w:footer="510" w:gutter="0"/>
          <w:cols w:space="720"/>
          <w:docGrid w:linePitch="360"/>
        </w:sectPr>
      </w:pPr>
    </w:p>
    <w:p w14:paraId="0426B102" w14:textId="77777777" w:rsidR="001D2CCC" w:rsidRDefault="00BA07AC" w:rsidP="00E463B0">
      <w:pPr>
        <w:jc w:val="center"/>
        <w:rPr>
          <w:b/>
          <w:bCs/>
          <w:sz w:val="32"/>
          <w:szCs w:val="32"/>
        </w:rPr>
      </w:pPr>
      <w:r w:rsidRPr="00BA07AC">
        <w:rPr>
          <w:b/>
          <w:bCs/>
          <w:sz w:val="32"/>
          <w:szCs w:val="32"/>
        </w:rPr>
        <w:lastRenderedPageBreak/>
        <w:t>LIST OF CONTENTS</w:t>
      </w:r>
    </w:p>
    <w:bookmarkStart w:id="0" w:name="_Toc219111623"/>
    <w:bookmarkStart w:id="1" w:name="_Toc219223895"/>
    <w:bookmarkStart w:id="2" w:name="_Toc219224052"/>
    <w:bookmarkStart w:id="3" w:name="_Toc219225065"/>
    <w:bookmarkStart w:id="4" w:name="_Toc219312181"/>
    <w:p w14:paraId="184BDAA5" w14:textId="751EE322" w:rsidR="007C1B7F" w:rsidRDefault="001D2CCC" w:rsidP="007C1B7F">
      <w:pPr>
        <w:pStyle w:val="TOC1"/>
        <w:ind w:firstLine="0"/>
        <w:rPr>
          <w:rFonts w:asciiTheme="minorHAnsi" w:eastAsiaTheme="minorEastAsia" w:hAnsiTheme="minorHAnsi" w:cstheme="minorBidi"/>
          <w:noProof/>
          <w:kern w:val="2"/>
          <w:sz w:val="24"/>
          <w14:ligatures w14:val="standardContextual"/>
        </w:rPr>
      </w:pPr>
      <w:r>
        <w:rPr>
          <w:bCs/>
          <w:szCs w:val="32"/>
        </w:rPr>
        <w:fldChar w:fldCharType="begin"/>
      </w:r>
      <w:r>
        <w:rPr>
          <w:bCs/>
          <w:szCs w:val="32"/>
        </w:rPr>
        <w:instrText xml:space="preserve"> TOC \o "1-4" \h \z \u </w:instrText>
      </w:r>
      <w:r>
        <w:rPr>
          <w:bCs/>
          <w:szCs w:val="32"/>
        </w:rPr>
        <w:fldChar w:fldCharType="separate"/>
      </w:r>
      <w:hyperlink w:anchor="_Toc219315680" w:history="1">
        <w:r w:rsidR="007C1B7F" w:rsidRPr="00B2455C">
          <w:rPr>
            <w:rStyle w:val="Hyperlink"/>
            <w:noProof/>
          </w:rPr>
          <w:t>LIST OF FIGURES</w:t>
        </w:r>
        <w:r w:rsidR="007C1B7F">
          <w:rPr>
            <w:noProof/>
            <w:webHidden/>
          </w:rPr>
          <w:tab/>
        </w:r>
        <w:r w:rsidR="007C1B7F">
          <w:rPr>
            <w:noProof/>
            <w:webHidden/>
          </w:rPr>
          <w:fldChar w:fldCharType="begin"/>
        </w:r>
        <w:r w:rsidR="007C1B7F">
          <w:rPr>
            <w:noProof/>
            <w:webHidden/>
          </w:rPr>
          <w:instrText xml:space="preserve"> PAGEREF _Toc219315680 \h </w:instrText>
        </w:r>
        <w:r w:rsidR="007C1B7F">
          <w:rPr>
            <w:noProof/>
            <w:webHidden/>
          </w:rPr>
        </w:r>
        <w:r w:rsidR="007C1B7F">
          <w:rPr>
            <w:noProof/>
            <w:webHidden/>
          </w:rPr>
          <w:fldChar w:fldCharType="separate"/>
        </w:r>
        <w:r w:rsidR="007C1B7F">
          <w:rPr>
            <w:noProof/>
            <w:webHidden/>
          </w:rPr>
          <w:t>v</w:t>
        </w:r>
        <w:r w:rsidR="007C1B7F">
          <w:rPr>
            <w:noProof/>
            <w:webHidden/>
          </w:rPr>
          <w:fldChar w:fldCharType="end"/>
        </w:r>
      </w:hyperlink>
    </w:p>
    <w:p w14:paraId="310F9CA5" w14:textId="6D85B114" w:rsidR="007C1B7F" w:rsidRDefault="007C1B7F" w:rsidP="007C1B7F">
      <w:pPr>
        <w:pStyle w:val="TOC1"/>
        <w:ind w:firstLine="0"/>
        <w:rPr>
          <w:rFonts w:asciiTheme="minorHAnsi" w:eastAsiaTheme="minorEastAsia" w:hAnsiTheme="minorHAnsi" w:cstheme="minorBidi"/>
          <w:noProof/>
          <w:kern w:val="2"/>
          <w:sz w:val="24"/>
          <w14:ligatures w14:val="standardContextual"/>
        </w:rPr>
      </w:pPr>
      <w:hyperlink w:anchor="_Toc219315681" w:history="1">
        <w:r w:rsidRPr="00B2455C">
          <w:rPr>
            <w:rStyle w:val="Hyperlink"/>
            <w:noProof/>
          </w:rPr>
          <w:t>LIST OF TABLES</w:t>
        </w:r>
        <w:r>
          <w:rPr>
            <w:noProof/>
            <w:webHidden/>
          </w:rPr>
          <w:tab/>
        </w:r>
        <w:r>
          <w:rPr>
            <w:noProof/>
            <w:webHidden/>
          </w:rPr>
          <w:fldChar w:fldCharType="begin"/>
        </w:r>
        <w:r>
          <w:rPr>
            <w:noProof/>
            <w:webHidden/>
          </w:rPr>
          <w:instrText xml:space="preserve"> PAGEREF _Toc219315681 \h </w:instrText>
        </w:r>
        <w:r>
          <w:rPr>
            <w:noProof/>
            <w:webHidden/>
          </w:rPr>
        </w:r>
        <w:r>
          <w:rPr>
            <w:noProof/>
            <w:webHidden/>
          </w:rPr>
          <w:fldChar w:fldCharType="separate"/>
        </w:r>
        <w:r>
          <w:rPr>
            <w:noProof/>
            <w:webHidden/>
          </w:rPr>
          <w:t>viii</w:t>
        </w:r>
        <w:r>
          <w:rPr>
            <w:noProof/>
            <w:webHidden/>
          </w:rPr>
          <w:fldChar w:fldCharType="end"/>
        </w:r>
      </w:hyperlink>
    </w:p>
    <w:p w14:paraId="3EF94254" w14:textId="32EEC927" w:rsidR="007C1B7F" w:rsidRDefault="007C1B7F" w:rsidP="007C1B7F">
      <w:pPr>
        <w:pStyle w:val="TOC1"/>
        <w:ind w:firstLine="0"/>
        <w:rPr>
          <w:rFonts w:asciiTheme="minorHAnsi" w:eastAsiaTheme="minorEastAsia" w:hAnsiTheme="minorHAnsi" w:cstheme="minorBidi"/>
          <w:noProof/>
          <w:kern w:val="2"/>
          <w:sz w:val="24"/>
          <w14:ligatures w14:val="standardContextual"/>
        </w:rPr>
      </w:pPr>
      <w:hyperlink w:anchor="_Toc219315682" w:history="1">
        <w:r w:rsidRPr="00B2455C">
          <w:rPr>
            <w:rStyle w:val="Hyperlink"/>
            <w:noProof/>
          </w:rPr>
          <w:t>CHAPTER 1. INTRODUCTION</w:t>
        </w:r>
        <w:r>
          <w:rPr>
            <w:noProof/>
            <w:webHidden/>
          </w:rPr>
          <w:tab/>
        </w:r>
        <w:r>
          <w:rPr>
            <w:noProof/>
            <w:webHidden/>
          </w:rPr>
          <w:fldChar w:fldCharType="begin"/>
        </w:r>
        <w:r>
          <w:rPr>
            <w:noProof/>
            <w:webHidden/>
          </w:rPr>
          <w:instrText xml:space="preserve"> PAGEREF _Toc219315682 \h </w:instrText>
        </w:r>
        <w:r>
          <w:rPr>
            <w:noProof/>
            <w:webHidden/>
          </w:rPr>
        </w:r>
        <w:r>
          <w:rPr>
            <w:noProof/>
            <w:webHidden/>
          </w:rPr>
          <w:fldChar w:fldCharType="separate"/>
        </w:r>
        <w:r>
          <w:rPr>
            <w:noProof/>
            <w:webHidden/>
          </w:rPr>
          <w:t>1</w:t>
        </w:r>
        <w:r>
          <w:rPr>
            <w:noProof/>
            <w:webHidden/>
          </w:rPr>
          <w:fldChar w:fldCharType="end"/>
        </w:r>
      </w:hyperlink>
    </w:p>
    <w:p w14:paraId="7B7268ED" w14:textId="6BD97D56" w:rsidR="007C1B7F" w:rsidRDefault="007C1B7F" w:rsidP="007C1B7F">
      <w:pPr>
        <w:pStyle w:val="TOC2"/>
        <w:tabs>
          <w:tab w:val="right" w:leader="dot" w:pos="9628"/>
        </w:tabs>
        <w:ind w:firstLine="0"/>
        <w:rPr>
          <w:rFonts w:asciiTheme="minorHAnsi" w:eastAsiaTheme="minorEastAsia" w:hAnsiTheme="minorHAnsi" w:cstheme="minorBidi"/>
          <w:noProof/>
          <w:kern w:val="2"/>
          <w:sz w:val="24"/>
          <w14:ligatures w14:val="standardContextual"/>
        </w:rPr>
      </w:pPr>
      <w:hyperlink w:anchor="_Toc219315683" w:history="1">
        <w:r w:rsidRPr="00B2455C">
          <w:rPr>
            <w:rStyle w:val="Hyperlink"/>
            <w:noProof/>
          </w:rPr>
          <w:t>1.1. Background and problem statement</w:t>
        </w:r>
        <w:r>
          <w:rPr>
            <w:noProof/>
            <w:webHidden/>
          </w:rPr>
          <w:tab/>
        </w:r>
        <w:r>
          <w:rPr>
            <w:noProof/>
            <w:webHidden/>
          </w:rPr>
          <w:fldChar w:fldCharType="begin"/>
        </w:r>
        <w:r>
          <w:rPr>
            <w:noProof/>
            <w:webHidden/>
          </w:rPr>
          <w:instrText xml:space="preserve"> PAGEREF _Toc219315683 \h </w:instrText>
        </w:r>
        <w:r>
          <w:rPr>
            <w:noProof/>
            <w:webHidden/>
          </w:rPr>
        </w:r>
        <w:r>
          <w:rPr>
            <w:noProof/>
            <w:webHidden/>
          </w:rPr>
          <w:fldChar w:fldCharType="separate"/>
        </w:r>
        <w:r>
          <w:rPr>
            <w:noProof/>
            <w:webHidden/>
          </w:rPr>
          <w:t>1</w:t>
        </w:r>
        <w:r>
          <w:rPr>
            <w:noProof/>
            <w:webHidden/>
          </w:rPr>
          <w:fldChar w:fldCharType="end"/>
        </w:r>
      </w:hyperlink>
    </w:p>
    <w:p w14:paraId="6F30592F" w14:textId="53D61E9F"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684" w:history="1">
        <w:r w:rsidRPr="00B2455C">
          <w:rPr>
            <w:rStyle w:val="Hyperlink"/>
            <w:noProof/>
          </w:rPr>
          <w:t>1.1.1. Background</w:t>
        </w:r>
        <w:r>
          <w:rPr>
            <w:noProof/>
            <w:webHidden/>
          </w:rPr>
          <w:tab/>
        </w:r>
        <w:r>
          <w:rPr>
            <w:noProof/>
            <w:webHidden/>
          </w:rPr>
          <w:fldChar w:fldCharType="begin"/>
        </w:r>
        <w:r>
          <w:rPr>
            <w:noProof/>
            <w:webHidden/>
          </w:rPr>
          <w:instrText xml:space="preserve"> PAGEREF _Toc219315684 \h </w:instrText>
        </w:r>
        <w:r>
          <w:rPr>
            <w:noProof/>
            <w:webHidden/>
          </w:rPr>
        </w:r>
        <w:r>
          <w:rPr>
            <w:noProof/>
            <w:webHidden/>
          </w:rPr>
          <w:fldChar w:fldCharType="separate"/>
        </w:r>
        <w:r>
          <w:rPr>
            <w:noProof/>
            <w:webHidden/>
          </w:rPr>
          <w:t>1</w:t>
        </w:r>
        <w:r>
          <w:rPr>
            <w:noProof/>
            <w:webHidden/>
          </w:rPr>
          <w:fldChar w:fldCharType="end"/>
        </w:r>
      </w:hyperlink>
    </w:p>
    <w:p w14:paraId="2CDA617A" w14:textId="332961A2"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685" w:history="1">
        <w:r w:rsidRPr="00B2455C">
          <w:rPr>
            <w:rStyle w:val="Hyperlink"/>
            <w:noProof/>
          </w:rPr>
          <w:t>1.1.2. Problem Statement</w:t>
        </w:r>
        <w:r>
          <w:rPr>
            <w:noProof/>
            <w:webHidden/>
          </w:rPr>
          <w:tab/>
        </w:r>
        <w:r>
          <w:rPr>
            <w:noProof/>
            <w:webHidden/>
          </w:rPr>
          <w:fldChar w:fldCharType="begin"/>
        </w:r>
        <w:r>
          <w:rPr>
            <w:noProof/>
            <w:webHidden/>
          </w:rPr>
          <w:instrText xml:space="preserve"> PAGEREF _Toc219315685 \h </w:instrText>
        </w:r>
        <w:r>
          <w:rPr>
            <w:noProof/>
            <w:webHidden/>
          </w:rPr>
        </w:r>
        <w:r>
          <w:rPr>
            <w:noProof/>
            <w:webHidden/>
          </w:rPr>
          <w:fldChar w:fldCharType="separate"/>
        </w:r>
        <w:r>
          <w:rPr>
            <w:noProof/>
            <w:webHidden/>
          </w:rPr>
          <w:t>1</w:t>
        </w:r>
        <w:r>
          <w:rPr>
            <w:noProof/>
            <w:webHidden/>
          </w:rPr>
          <w:fldChar w:fldCharType="end"/>
        </w:r>
      </w:hyperlink>
    </w:p>
    <w:p w14:paraId="50DA5378" w14:textId="6A5FE701" w:rsidR="007C1B7F" w:rsidRDefault="007C1B7F" w:rsidP="007C1B7F">
      <w:pPr>
        <w:pStyle w:val="TOC2"/>
        <w:tabs>
          <w:tab w:val="right" w:leader="dot" w:pos="9628"/>
        </w:tabs>
        <w:ind w:firstLine="0"/>
        <w:rPr>
          <w:rFonts w:asciiTheme="minorHAnsi" w:eastAsiaTheme="minorEastAsia" w:hAnsiTheme="minorHAnsi" w:cstheme="minorBidi"/>
          <w:noProof/>
          <w:kern w:val="2"/>
          <w:sz w:val="24"/>
          <w14:ligatures w14:val="standardContextual"/>
        </w:rPr>
      </w:pPr>
      <w:hyperlink w:anchor="_Toc219315686" w:history="1">
        <w:r w:rsidRPr="00B2455C">
          <w:rPr>
            <w:rStyle w:val="Hyperlink"/>
            <w:noProof/>
          </w:rPr>
          <w:t>1.2. Objectives</w:t>
        </w:r>
        <w:r>
          <w:rPr>
            <w:noProof/>
            <w:webHidden/>
          </w:rPr>
          <w:tab/>
        </w:r>
        <w:r>
          <w:rPr>
            <w:noProof/>
            <w:webHidden/>
          </w:rPr>
          <w:fldChar w:fldCharType="begin"/>
        </w:r>
        <w:r>
          <w:rPr>
            <w:noProof/>
            <w:webHidden/>
          </w:rPr>
          <w:instrText xml:space="preserve"> PAGEREF _Toc219315686 \h </w:instrText>
        </w:r>
        <w:r>
          <w:rPr>
            <w:noProof/>
            <w:webHidden/>
          </w:rPr>
        </w:r>
        <w:r>
          <w:rPr>
            <w:noProof/>
            <w:webHidden/>
          </w:rPr>
          <w:fldChar w:fldCharType="separate"/>
        </w:r>
        <w:r>
          <w:rPr>
            <w:noProof/>
            <w:webHidden/>
          </w:rPr>
          <w:t>1</w:t>
        </w:r>
        <w:r>
          <w:rPr>
            <w:noProof/>
            <w:webHidden/>
          </w:rPr>
          <w:fldChar w:fldCharType="end"/>
        </w:r>
      </w:hyperlink>
    </w:p>
    <w:p w14:paraId="62C10DBD" w14:textId="550D31AE" w:rsidR="007C1B7F" w:rsidRDefault="007C1B7F" w:rsidP="007C1B7F">
      <w:pPr>
        <w:pStyle w:val="TOC2"/>
        <w:tabs>
          <w:tab w:val="right" w:leader="dot" w:pos="9628"/>
        </w:tabs>
        <w:ind w:firstLine="0"/>
        <w:rPr>
          <w:rFonts w:asciiTheme="minorHAnsi" w:eastAsiaTheme="minorEastAsia" w:hAnsiTheme="minorHAnsi" w:cstheme="minorBidi"/>
          <w:noProof/>
          <w:kern w:val="2"/>
          <w:sz w:val="24"/>
          <w14:ligatures w14:val="standardContextual"/>
        </w:rPr>
      </w:pPr>
      <w:hyperlink w:anchor="_Toc219315687" w:history="1">
        <w:r w:rsidRPr="00B2455C">
          <w:rPr>
            <w:rStyle w:val="Hyperlink"/>
            <w:noProof/>
          </w:rPr>
          <w:t>1.3. Scope and target audience</w:t>
        </w:r>
        <w:r>
          <w:rPr>
            <w:noProof/>
            <w:webHidden/>
          </w:rPr>
          <w:tab/>
        </w:r>
        <w:r>
          <w:rPr>
            <w:noProof/>
            <w:webHidden/>
          </w:rPr>
          <w:fldChar w:fldCharType="begin"/>
        </w:r>
        <w:r>
          <w:rPr>
            <w:noProof/>
            <w:webHidden/>
          </w:rPr>
          <w:instrText xml:space="preserve"> PAGEREF _Toc219315687 \h </w:instrText>
        </w:r>
        <w:r>
          <w:rPr>
            <w:noProof/>
            <w:webHidden/>
          </w:rPr>
        </w:r>
        <w:r>
          <w:rPr>
            <w:noProof/>
            <w:webHidden/>
          </w:rPr>
          <w:fldChar w:fldCharType="separate"/>
        </w:r>
        <w:r>
          <w:rPr>
            <w:noProof/>
            <w:webHidden/>
          </w:rPr>
          <w:t>2</w:t>
        </w:r>
        <w:r>
          <w:rPr>
            <w:noProof/>
            <w:webHidden/>
          </w:rPr>
          <w:fldChar w:fldCharType="end"/>
        </w:r>
      </w:hyperlink>
    </w:p>
    <w:p w14:paraId="23390220" w14:textId="7F7BD4D6"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688" w:history="1">
        <w:r w:rsidRPr="00B2455C">
          <w:rPr>
            <w:rStyle w:val="Hyperlink"/>
            <w:noProof/>
          </w:rPr>
          <w:t>1.3.1. Target audience</w:t>
        </w:r>
        <w:r>
          <w:rPr>
            <w:noProof/>
            <w:webHidden/>
          </w:rPr>
          <w:tab/>
        </w:r>
        <w:r>
          <w:rPr>
            <w:noProof/>
            <w:webHidden/>
          </w:rPr>
          <w:fldChar w:fldCharType="begin"/>
        </w:r>
        <w:r>
          <w:rPr>
            <w:noProof/>
            <w:webHidden/>
          </w:rPr>
          <w:instrText xml:space="preserve"> PAGEREF _Toc219315688 \h </w:instrText>
        </w:r>
        <w:r>
          <w:rPr>
            <w:noProof/>
            <w:webHidden/>
          </w:rPr>
        </w:r>
        <w:r>
          <w:rPr>
            <w:noProof/>
            <w:webHidden/>
          </w:rPr>
          <w:fldChar w:fldCharType="separate"/>
        </w:r>
        <w:r>
          <w:rPr>
            <w:noProof/>
            <w:webHidden/>
          </w:rPr>
          <w:t>2</w:t>
        </w:r>
        <w:r>
          <w:rPr>
            <w:noProof/>
            <w:webHidden/>
          </w:rPr>
          <w:fldChar w:fldCharType="end"/>
        </w:r>
      </w:hyperlink>
    </w:p>
    <w:p w14:paraId="5D133FC5" w14:textId="59BD7A06"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689" w:history="1">
        <w:r w:rsidRPr="00B2455C">
          <w:rPr>
            <w:rStyle w:val="Hyperlink"/>
            <w:noProof/>
          </w:rPr>
          <w:t>1.3.2. Project scope</w:t>
        </w:r>
        <w:r>
          <w:rPr>
            <w:noProof/>
            <w:webHidden/>
          </w:rPr>
          <w:tab/>
        </w:r>
        <w:r>
          <w:rPr>
            <w:noProof/>
            <w:webHidden/>
          </w:rPr>
          <w:fldChar w:fldCharType="begin"/>
        </w:r>
        <w:r>
          <w:rPr>
            <w:noProof/>
            <w:webHidden/>
          </w:rPr>
          <w:instrText xml:space="preserve"> PAGEREF _Toc219315689 \h </w:instrText>
        </w:r>
        <w:r>
          <w:rPr>
            <w:noProof/>
            <w:webHidden/>
          </w:rPr>
        </w:r>
        <w:r>
          <w:rPr>
            <w:noProof/>
            <w:webHidden/>
          </w:rPr>
          <w:fldChar w:fldCharType="separate"/>
        </w:r>
        <w:r>
          <w:rPr>
            <w:noProof/>
            <w:webHidden/>
          </w:rPr>
          <w:t>2</w:t>
        </w:r>
        <w:r>
          <w:rPr>
            <w:noProof/>
            <w:webHidden/>
          </w:rPr>
          <w:fldChar w:fldCharType="end"/>
        </w:r>
      </w:hyperlink>
    </w:p>
    <w:p w14:paraId="4682409B" w14:textId="45E16F74" w:rsidR="007C1B7F" w:rsidRDefault="007C1B7F" w:rsidP="007C1B7F">
      <w:pPr>
        <w:pStyle w:val="TOC2"/>
        <w:tabs>
          <w:tab w:val="right" w:leader="dot" w:pos="9628"/>
        </w:tabs>
        <w:ind w:firstLine="0"/>
        <w:rPr>
          <w:rFonts w:asciiTheme="minorHAnsi" w:eastAsiaTheme="minorEastAsia" w:hAnsiTheme="minorHAnsi" w:cstheme="minorBidi"/>
          <w:noProof/>
          <w:kern w:val="2"/>
          <w:sz w:val="24"/>
          <w14:ligatures w14:val="standardContextual"/>
        </w:rPr>
      </w:pPr>
      <w:hyperlink w:anchor="_Toc219315690" w:history="1">
        <w:r w:rsidRPr="00B2455C">
          <w:rPr>
            <w:rStyle w:val="Hyperlink"/>
            <w:noProof/>
          </w:rPr>
          <w:t>1.4. Limitations</w:t>
        </w:r>
        <w:r>
          <w:rPr>
            <w:noProof/>
            <w:webHidden/>
          </w:rPr>
          <w:tab/>
        </w:r>
        <w:r>
          <w:rPr>
            <w:noProof/>
            <w:webHidden/>
          </w:rPr>
          <w:fldChar w:fldCharType="begin"/>
        </w:r>
        <w:r>
          <w:rPr>
            <w:noProof/>
            <w:webHidden/>
          </w:rPr>
          <w:instrText xml:space="preserve"> PAGEREF _Toc219315690 \h </w:instrText>
        </w:r>
        <w:r>
          <w:rPr>
            <w:noProof/>
            <w:webHidden/>
          </w:rPr>
        </w:r>
        <w:r>
          <w:rPr>
            <w:noProof/>
            <w:webHidden/>
          </w:rPr>
          <w:fldChar w:fldCharType="separate"/>
        </w:r>
        <w:r>
          <w:rPr>
            <w:noProof/>
            <w:webHidden/>
          </w:rPr>
          <w:t>2</w:t>
        </w:r>
        <w:r>
          <w:rPr>
            <w:noProof/>
            <w:webHidden/>
          </w:rPr>
          <w:fldChar w:fldCharType="end"/>
        </w:r>
      </w:hyperlink>
    </w:p>
    <w:p w14:paraId="0DF5648F" w14:textId="172B0443" w:rsidR="007C1B7F" w:rsidRDefault="007C1B7F" w:rsidP="007C1B7F">
      <w:pPr>
        <w:pStyle w:val="TOC2"/>
        <w:tabs>
          <w:tab w:val="right" w:leader="dot" w:pos="9628"/>
        </w:tabs>
        <w:ind w:firstLine="0"/>
        <w:rPr>
          <w:rFonts w:asciiTheme="minorHAnsi" w:eastAsiaTheme="minorEastAsia" w:hAnsiTheme="minorHAnsi" w:cstheme="minorBidi"/>
          <w:noProof/>
          <w:kern w:val="2"/>
          <w:sz w:val="24"/>
          <w14:ligatures w14:val="standardContextual"/>
        </w:rPr>
      </w:pPr>
      <w:hyperlink w:anchor="_Toc219315691" w:history="1">
        <w:r w:rsidRPr="00B2455C">
          <w:rPr>
            <w:rStyle w:val="Hyperlink"/>
            <w:noProof/>
          </w:rPr>
          <w:t>1.5. Project significance</w:t>
        </w:r>
        <w:r>
          <w:rPr>
            <w:noProof/>
            <w:webHidden/>
          </w:rPr>
          <w:tab/>
        </w:r>
        <w:r>
          <w:rPr>
            <w:noProof/>
            <w:webHidden/>
          </w:rPr>
          <w:fldChar w:fldCharType="begin"/>
        </w:r>
        <w:r>
          <w:rPr>
            <w:noProof/>
            <w:webHidden/>
          </w:rPr>
          <w:instrText xml:space="preserve"> PAGEREF _Toc219315691 \h </w:instrText>
        </w:r>
        <w:r>
          <w:rPr>
            <w:noProof/>
            <w:webHidden/>
          </w:rPr>
        </w:r>
        <w:r>
          <w:rPr>
            <w:noProof/>
            <w:webHidden/>
          </w:rPr>
          <w:fldChar w:fldCharType="separate"/>
        </w:r>
        <w:r>
          <w:rPr>
            <w:noProof/>
            <w:webHidden/>
          </w:rPr>
          <w:t>3</w:t>
        </w:r>
        <w:r>
          <w:rPr>
            <w:noProof/>
            <w:webHidden/>
          </w:rPr>
          <w:fldChar w:fldCharType="end"/>
        </w:r>
      </w:hyperlink>
    </w:p>
    <w:p w14:paraId="1A1F8B28" w14:textId="524BCBEC" w:rsidR="007C1B7F" w:rsidRDefault="007C1B7F" w:rsidP="007C1B7F">
      <w:pPr>
        <w:pStyle w:val="TOC1"/>
        <w:ind w:firstLine="0"/>
        <w:rPr>
          <w:rFonts w:asciiTheme="minorHAnsi" w:eastAsiaTheme="minorEastAsia" w:hAnsiTheme="minorHAnsi" w:cstheme="minorBidi"/>
          <w:noProof/>
          <w:kern w:val="2"/>
          <w:sz w:val="24"/>
          <w14:ligatures w14:val="standardContextual"/>
        </w:rPr>
      </w:pPr>
      <w:hyperlink w:anchor="_Toc219315692" w:history="1">
        <w:r w:rsidRPr="00B2455C">
          <w:rPr>
            <w:rStyle w:val="Hyperlink"/>
            <w:noProof/>
          </w:rPr>
          <w:t>CHAPTER 2. LITERATURE REVIEW AND REQUIREMENTS</w:t>
        </w:r>
        <w:r>
          <w:rPr>
            <w:noProof/>
            <w:webHidden/>
          </w:rPr>
          <w:tab/>
        </w:r>
        <w:r>
          <w:rPr>
            <w:noProof/>
            <w:webHidden/>
          </w:rPr>
          <w:fldChar w:fldCharType="begin"/>
        </w:r>
        <w:r>
          <w:rPr>
            <w:noProof/>
            <w:webHidden/>
          </w:rPr>
          <w:instrText xml:space="preserve"> PAGEREF _Toc219315692 \h </w:instrText>
        </w:r>
        <w:r>
          <w:rPr>
            <w:noProof/>
            <w:webHidden/>
          </w:rPr>
        </w:r>
        <w:r>
          <w:rPr>
            <w:noProof/>
            <w:webHidden/>
          </w:rPr>
          <w:fldChar w:fldCharType="separate"/>
        </w:r>
        <w:r>
          <w:rPr>
            <w:noProof/>
            <w:webHidden/>
          </w:rPr>
          <w:t>4</w:t>
        </w:r>
        <w:r>
          <w:rPr>
            <w:noProof/>
            <w:webHidden/>
          </w:rPr>
          <w:fldChar w:fldCharType="end"/>
        </w:r>
      </w:hyperlink>
    </w:p>
    <w:p w14:paraId="472A42C4" w14:textId="61878104" w:rsidR="007C1B7F" w:rsidRDefault="007C1B7F" w:rsidP="007C1B7F">
      <w:pPr>
        <w:pStyle w:val="TOC2"/>
        <w:tabs>
          <w:tab w:val="right" w:leader="dot" w:pos="9628"/>
        </w:tabs>
        <w:ind w:firstLine="0"/>
        <w:rPr>
          <w:rFonts w:asciiTheme="minorHAnsi" w:eastAsiaTheme="minorEastAsia" w:hAnsiTheme="minorHAnsi" w:cstheme="minorBidi"/>
          <w:noProof/>
          <w:kern w:val="2"/>
          <w:sz w:val="24"/>
          <w14:ligatures w14:val="standardContextual"/>
        </w:rPr>
      </w:pPr>
      <w:hyperlink w:anchor="_Toc219315693" w:history="1">
        <w:r w:rsidRPr="00B2455C">
          <w:rPr>
            <w:rStyle w:val="Hyperlink"/>
            <w:noProof/>
          </w:rPr>
          <w:t>2.1. Technologies used</w:t>
        </w:r>
        <w:r>
          <w:rPr>
            <w:noProof/>
            <w:webHidden/>
          </w:rPr>
          <w:tab/>
        </w:r>
        <w:r>
          <w:rPr>
            <w:noProof/>
            <w:webHidden/>
          </w:rPr>
          <w:fldChar w:fldCharType="begin"/>
        </w:r>
        <w:r>
          <w:rPr>
            <w:noProof/>
            <w:webHidden/>
          </w:rPr>
          <w:instrText xml:space="preserve"> PAGEREF _Toc219315693 \h </w:instrText>
        </w:r>
        <w:r>
          <w:rPr>
            <w:noProof/>
            <w:webHidden/>
          </w:rPr>
        </w:r>
        <w:r>
          <w:rPr>
            <w:noProof/>
            <w:webHidden/>
          </w:rPr>
          <w:fldChar w:fldCharType="separate"/>
        </w:r>
        <w:r>
          <w:rPr>
            <w:noProof/>
            <w:webHidden/>
          </w:rPr>
          <w:t>4</w:t>
        </w:r>
        <w:r>
          <w:rPr>
            <w:noProof/>
            <w:webHidden/>
          </w:rPr>
          <w:fldChar w:fldCharType="end"/>
        </w:r>
      </w:hyperlink>
    </w:p>
    <w:p w14:paraId="3B502CC0" w14:textId="68BE3452"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694" w:history="1">
        <w:r w:rsidRPr="00B2455C">
          <w:rPr>
            <w:rStyle w:val="Hyperlink"/>
            <w:noProof/>
          </w:rPr>
          <w:t>2.1.1. Backend technologies</w:t>
        </w:r>
        <w:r>
          <w:rPr>
            <w:noProof/>
            <w:webHidden/>
          </w:rPr>
          <w:tab/>
        </w:r>
        <w:r>
          <w:rPr>
            <w:noProof/>
            <w:webHidden/>
          </w:rPr>
          <w:fldChar w:fldCharType="begin"/>
        </w:r>
        <w:r>
          <w:rPr>
            <w:noProof/>
            <w:webHidden/>
          </w:rPr>
          <w:instrText xml:space="preserve"> PAGEREF _Toc219315694 \h </w:instrText>
        </w:r>
        <w:r>
          <w:rPr>
            <w:noProof/>
            <w:webHidden/>
          </w:rPr>
        </w:r>
        <w:r>
          <w:rPr>
            <w:noProof/>
            <w:webHidden/>
          </w:rPr>
          <w:fldChar w:fldCharType="separate"/>
        </w:r>
        <w:r>
          <w:rPr>
            <w:noProof/>
            <w:webHidden/>
          </w:rPr>
          <w:t>4</w:t>
        </w:r>
        <w:r>
          <w:rPr>
            <w:noProof/>
            <w:webHidden/>
          </w:rPr>
          <w:fldChar w:fldCharType="end"/>
        </w:r>
      </w:hyperlink>
    </w:p>
    <w:p w14:paraId="0DD18989" w14:textId="1E7625FE"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695" w:history="1">
        <w:r w:rsidRPr="00B2455C">
          <w:rPr>
            <w:rStyle w:val="Hyperlink"/>
            <w:noProof/>
          </w:rPr>
          <w:t>2.1.2. Database management system Microsoft SQL Server</w:t>
        </w:r>
        <w:r>
          <w:rPr>
            <w:noProof/>
            <w:webHidden/>
          </w:rPr>
          <w:tab/>
        </w:r>
        <w:r>
          <w:rPr>
            <w:noProof/>
            <w:webHidden/>
          </w:rPr>
          <w:fldChar w:fldCharType="begin"/>
        </w:r>
        <w:r>
          <w:rPr>
            <w:noProof/>
            <w:webHidden/>
          </w:rPr>
          <w:instrText xml:space="preserve"> PAGEREF _Toc219315695 \h </w:instrText>
        </w:r>
        <w:r>
          <w:rPr>
            <w:noProof/>
            <w:webHidden/>
          </w:rPr>
        </w:r>
        <w:r>
          <w:rPr>
            <w:noProof/>
            <w:webHidden/>
          </w:rPr>
          <w:fldChar w:fldCharType="separate"/>
        </w:r>
        <w:r>
          <w:rPr>
            <w:noProof/>
            <w:webHidden/>
          </w:rPr>
          <w:t>5</w:t>
        </w:r>
        <w:r>
          <w:rPr>
            <w:noProof/>
            <w:webHidden/>
          </w:rPr>
          <w:fldChar w:fldCharType="end"/>
        </w:r>
      </w:hyperlink>
    </w:p>
    <w:p w14:paraId="3A9600B2" w14:textId="7C5E3407"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696" w:history="1">
        <w:r w:rsidRPr="00B2455C">
          <w:rPr>
            <w:rStyle w:val="Hyperlink"/>
            <w:noProof/>
          </w:rPr>
          <w:t>2.1.3. Object relational mapper Entity Framework Core</w:t>
        </w:r>
        <w:r>
          <w:rPr>
            <w:noProof/>
            <w:webHidden/>
          </w:rPr>
          <w:tab/>
        </w:r>
        <w:r>
          <w:rPr>
            <w:noProof/>
            <w:webHidden/>
          </w:rPr>
          <w:fldChar w:fldCharType="begin"/>
        </w:r>
        <w:r>
          <w:rPr>
            <w:noProof/>
            <w:webHidden/>
          </w:rPr>
          <w:instrText xml:space="preserve"> PAGEREF _Toc219315696 \h </w:instrText>
        </w:r>
        <w:r>
          <w:rPr>
            <w:noProof/>
            <w:webHidden/>
          </w:rPr>
        </w:r>
        <w:r>
          <w:rPr>
            <w:noProof/>
            <w:webHidden/>
          </w:rPr>
          <w:fldChar w:fldCharType="separate"/>
        </w:r>
        <w:r>
          <w:rPr>
            <w:noProof/>
            <w:webHidden/>
          </w:rPr>
          <w:t>5</w:t>
        </w:r>
        <w:r>
          <w:rPr>
            <w:noProof/>
            <w:webHidden/>
          </w:rPr>
          <w:fldChar w:fldCharType="end"/>
        </w:r>
      </w:hyperlink>
    </w:p>
    <w:p w14:paraId="27A581C9" w14:textId="3ECBA69D"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697" w:history="1">
        <w:r w:rsidRPr="00B2455C">
          <w:rPr>
            <w:rStyle w:val="Hyperlink"/>
            <w:noProof/>
          </w:rPr>
          <w:t>2.1.4. Frontend technologies</w:t>
        </w:r>
        <w:r>
          <w:rPr>
            <w:noProof/>
            <w:webHidden/>
          </w:rPr>
          <w:tab/>
        </w:r>
        <w:r>
          <w:rPr>
            <w:noProof/>
            <w:webHidden/>
          </w:rPr>
          <w:fldChar w:fldCharType="begin"/>
        </w:r>
        <w:r>
          <w:rPr>
            <w:noProof/>
            <w:webHidden/>
          </w:rPr>
          <w:instrText xml:space="preserve"> PAGEREF _Toc219315697 \h </w:instrText>
        </w:r>
        <w:r>
          <w:rPr>
            <w:noProof/>
            <w:webHidden/>
          </w:rPr>
        </w:r>
        <w:r>
          <w:rPr>
            <w:noProof/>
            <w:webHidden/>
          </w:rPr>
          <w:fldChar w:fldCharType="separate"/>
        </w:r>
        <w:r>
          <w:rPr>
            <w:noProof/>
            <w:webHidden/>
          </w:rPr>
          <w:t>5</w:t>
        </w:r>
        <w:r>
          <w:rPr>
            <w:noProof/>
            <w:webHidden/>
          </w:rPr>
          <w:fldChar w:fldCharType="end"/>
        </w:r>
      </w:hyperlink>
    </w:p>
    <w:p w14:paraId="1370BCB0" w14:textId="41EF9289"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698" w:history="1">
        <w:r w:rsidRPr="00B2455C">
          <w:rPr>
            <w:rStyle w:val="Hyperlink"/>
            <w:noProof/>
          </w:rPr>
          <w:t>2.1.5. Development tools and version control</w:t>
        </w:r>
        <w:r>
          <w:rPr>
            <w:noProof/>
            <w:webHidden/>
          </w:rPr>
          <w:tab/>
        </w:r>
        <w:r>
          <w:rPr>
            <w:noProof/>
            <w:webHidden/>
          </w:rPr>
          <w:fldChar w:fldCharType="begin"/>
        </w:r>
        <w:r>
          <w:rPr>
            <w:noProof/>
            <w:webHidden/>
          </w:rPr>
          <w:instrText xml:space="preserve"> PAGEREF _Toc219315698 \h </w:instrText>
        </w:r>
        <w:r>
          <w:rPr>
            <w:noProof/>
            <w:webHidden/>
          </w:rPr>
        </w:r>
        <w:r>
          <w:rPr>
            <w:noProof/>
            <w:webHidden/>
          </w:rPr>
          <w:fldChar w:fldCharType="separate"/>
        </w:r>
        <w:r>
          <w:rPr>
            <w:noProof/>
            <w:webHidden/>
          </w:rPr>
          <w:t>6</w:t>
        </w:r>
        <w:r>
          <w:rPr>
            <w:noProof/>
            <w:webHidden/>
          </w:rPr>
          <w:fldChar w:fldCharType="end"/>
        </w:r>
      </w:hyperlink>
    </w:p>
    <w:p w14:paraId="6703560C" w14:textId="44085B9B" w:rsidR="007C1B7F" w:rsidRDefault="007C1B7F" w:rsidP="007C1B7F">
      <w:pPr>
        <w:pStyle w:val="TOC2"/>
        <w:tabs>
          <w:tab w:val="right" w:leader="dot" w:pos="9628"/>
        </w:tabs>
        <w:ind w:firstLine="0"/>
        <w:rPr>
          <w:rFonts w:asciiTheme="minorHAnsi" w:eastAsiaTheme="minorEastAsia" w:hAnsiTheme="minorHAnsi" w:cstheme="minorBidi"/>
          <w:noProof/>
          <w:kern w:val="2"/>
          <w:sz w:val="24"/>
          <w14:ligatures w14:val="standardContextual"/>
        </w:rPr>
      </w:pPr>
      <w:hyperlink w:anchor="_Toc219315699" w:history="1">
        <w:r w:rsidRPr="00B2455C">
          <w:rPr>
            <w:rStyle w:val="Hyperlink"/>
            <w:noProof/>
          </w:rPr>
          <w:t>2.2. System design analysis</w:t>
        </w:r>
        <w:r>
          <w:rPr>
            <w:noProof/>
            <w:webHidden/>
          </w:rPr>
          <w:tab/>
        </w:r>
        <w:r>
          <w:rPr>
            <w:noProof/>
            <w:webHidden/>
          </w:rPr>
          <w:fldChar w:fldCharType="begin"/>
        </w:r>
        <w:r>
          <w:rPr>
            <w:noProof/>
            <w:webHidden/>
          </w:rPr>
          <w:instrText xml:space="preserve"> PAGEREF _Toc219315699 \h </w:instrText>
        </w:r>
        <w:r>
          <w:rPr>
            <w:noProof/>
            <w:webHidden/>
          </w:rPr>
        </w:r>
        <w:r>
          <w:rPr>
            <w:noProof/>
            <w:webHidden/>
          </w:rPr>
          <w:fldChar w:fldCharType="separate"/>
        </w:r>
        <w:r>
          <w:rPr>
            <w:noProof/>
            <w:webHidden/>
          </w:rPr>
          <w:t>6</w:t>
        </w:r>
        <w:r>
          <w:rPr>
            <w:noProof/>
            <w:webHidden/>
          </w:rPr>
          <w:fldChar w:fldCharType="end"/>
        </w:r>
      </w:hyperlink>
    </w:p>
    <w:p w14:paraId="0608E759" w14:textId="3F1902CF"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700" w:history="1">
        <w:r w:rsidRPr="00B2455C">
          <w:rPr>
            <w:rStyle w:val="Hyperlink"/>
            <w:noProof/>
          </w:rPr>
          <w:t>2.2.1. Design patterns</w:t>
        </w:r>
        <w:r>
          <w:rPr>
            <w:noProof/>
            <w:webHidden/>
          </w:rPr>
          <w:tab/>
        </w:r>
        <w:r>
          <w:rPr>
            <w:noProof/>
            <w:webHidden/>
          </w:rPr>
          <w:fldChar w:fldCharType="begin"/>
        </w:r>
        <w:r>
          <w:rPr>
            <w:noProof/>
            <w:webHidden/>
          </w:rPr>
          <w:instrText xml:space="preserve"> PAGEREF _Toc219315700 \h </w:instrText>
        </w:r>
        <w:r>
          <w:rPr>
            <w:noProof/>
            <w:webHidden/>
          </w:rPr>
        </w:r>
        <w:r>
          <w:rPr>
            <w:noProof/>
            <w:webHidden/>
          </w:rPr>
          <w:fldChar w:fldCharType="separate"/>
        </w:r>
        <w:r>
          <w:rPr>
            <w:noProof/>
            <w:webHidden/>
          </w:rPr>
          <w:t>7</w:t>
        </w:r>
        <w:r>
          <w:rPr>
            <w:noProof/>
            <w:webHidden/>
          </w:rPr>
          <w:fldChar w:fldCharType="end"/>
        </w:r>
      </w:hyperlink>
    </w:p>
    <w:p w14:paraId="1EA004C5" w14:textId="69463E24"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701" w:history="1">
        <w:r w:rsidRPr="00B2455C">
          <w:rPr>
            <w:rStyle w:val="Hyperlink"/>
            <w:noProof/>
          </w:rPr>
          <w:t>2.2.2. Software engineering methodology</w:t>
        </w:r>
        <w:r>
          <w:rPr>
            <w:noProof/>
            <w:webHidden/>
          </w:rPr>
          <w:tab/>
        </w:r>
        <w:r>
          <w:rPr>
            <w:noProof/>
            <w:webHidden/>
          </w:rPr>
          <w:fldChar w:fldCharType="begin"/>
        </w:r>
        <w:r>
          <w:rPr>
            <w:noProof/>
            <w:webHidden/>
          </w:rPr>
          <w:instrText xml:space="preserve"> PAGEREF _Toc219315701 \h </w:instrText>
        </w:r>
        <w:r>
          <w:rPr>
            <w:noProof/>
            <w:webHidden/>
          </w:rPr>
        </w:r>
        <w:r>
          <w:rPr>
            <w:noProof/>
            <w:webHidden/>
          </w:rPr>
          <w:fldChar w:fldCharType="separate"/>
        </w:r>
        <w:r>
          <w:rPr>
            <w:noProof/>
            <w:webHidden/>
          </w:rPr>
          <w:t>7</w:t>
        </w:r>
        <w:r>
          <w:rPr>
            <w:noProof/>
            <w:webHidden/>
          </w:rPr>
          <w:fldChar w:fldCharType="end"/>
        </w:r>
      </w:hyperlink>
    </w:p>
    <w:p w14:paraId="7BE3BF52" w14:textId="1DDFDB78" w:rsidR="007C1B7F" w:rsidRDefault="007C1B7F" w:rsidP="007C1B7F">
      <w:pPr>
        <w:pStyle w:val="TOC2"/>
        <w:tabs>
          <w:tab w:val="right" w:leader="dot" w:pos="9628"/>
        </w:tabs>
        <w:ind w:firstLine="0"/>
        <w:rPr>
          <w:rFonts w:asciiTheme="minorHAnsi" w:eastAsiaTheme="minorEastAsia" w:hAnsiTheme="minorHAnsi" w:cstheme="minorBidi"/>
          <w:noProof/>
          <w:kern w:val="2"/>
          <w:sz w:val="24"/>
          <w14:ligatures w14:val="standardContextual"/>
        </w:rPr>
      </w:pPr>
      <w:hyperlink w:anchor="_Toc219315702" w:history="1">
        <w:r w:rsidRPr="00B2455C">
          <w:rPr>
            <w:rStyle w:val="Hyperlink"/>
            <w:noProof/>
          </w:rPr>
          <w:t>2.3. Requirement analysis</w:t>
        </w:r>
        <w:r>
          <w:rPr>
            <w:noProof/>
            <w:webHidden/>
          </w:rPr>
          <w:tab/>
        </w:r>
        <w:r>
          <w:rPr>
            <w:noProof/>
            <w:webHidden/>
          </w:rPr>
          <w:fldChar w:fldCharType="begin"/>
        </w:r>
        <w:r>
          <w:rPr>
            <w:noProof/>
            <w:webHidden/>
          </w:rPr>
          <w:instrText xml:space="preserve"> PAGEREF _Toc219315702 \h </w:instrText>
        </w:r>
        <w:r>
          <w:rPr>
            <w:noProof/>
            <w:webHidden/>
          </w:rPr>
        </w:r>
        <w:r>
          <w:rPr>
            <w:noProof/>
            <w:webHidden/>
          </w:rPr>
          <w:fldChar w:fldCharType="separate"/>
        </w:r>
        <w:r>
          <w:rPr>
            <w:noProof/>
            <w:webHidden/>
          </w:rPr>
          <w:t>8</w:t>
        </w:r>
        <w:r>
          <w:rPr>
            <w:noProof/>
            <w:webHidden/>
          </w:rPr>
          <w:fldChar w:fldCharType="end"/>
        </w:r>
      </w:hyperlink>
    </w:p>
    <w:p w14:paraId="6B2FB11C" w14:textId="2207BF2C"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703" w:history="1">
        <w:r w:rsidRPr="00B2455C">
          <w:rPr>
            <w:rStyle w:val="Hyperlink"/>
            <w:noProof/>
          </w:rPr>
          <w:t>2.3.1. Functional requirements</w:t>
        </w:r>
        <w:r>
          <w:rPr>
            <w:noProof/>
            <w:webHidden/>
          </w:rPr>
          <w:tab/>
        </w:r>
        <w:r>
          <w:rPr>
            <w:noProof/>
            <w:webHidden/>
          </w:rPr>
          <w:fldChar w:fldCharType="begin"/>
        </w:r>
        <w:r>
          <w:rPr>
            <w:noProof/>
            <w:webHidden/>
          </w:rPr>
          <w:instrText xml:space="preserve"> PAGEREF _Toc219315703 \h </w:instrText>
        </w:r>
        <w:r>
          <w:rPr>
            <w:noProof/>
            <w:webHidden/>
          </w:rPr>
        </w:r>
        <w:r>
          <w:rPr>
            <w:noProof/>
            <w:webHidden/>
          </w:rPr>
          <w:fldChar w:fldCharType="separate"/>
        </w:r>
        <w:r>
          <w:rPr>
            <w:noProof/>
            <w:webHidden/>
          </w:rPr>
          <w:t>8</w:t>
        </w:r>
        <w:r>
          <w:rPr>
            <w:noProof/>
            <w:webHidden/>
          </w:rPr>
          <w:fldChar w:fldCharType="end"/>
        </w:r>
      </w:hyperlink>
    </w:p>
    <w:p w14:paraId="1FAA76FC" w14:textId="4C729D46"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704" w:history="1">
        <w:r w:rsidRPr="00B2455C">
          <w:rPr>
            <w:rStyle w:val="Hyperlink"/>
            <w:noProof/>
          </w:rPr>
          <w:t>2.3.2. Non functional requirements</w:t>
        </w:r>
        <w:r>
          <w:rPr>
            <w:noProof/>
            <w:webHidden/>
          </w:rPr>
          <w:tab/>
        </w:r>
        <w:r>
          <w:rPr>
            <w:noProof/>
            <w:webHidden/>
          </w:rPr>
          <w:fldChar w:fldCharType="begin"/>
        </w:r>
        <w:r>
          <w:rPr>
            <w:noProof/>
            <w:webHidden/>
          </w:rPr>
          <w:instrText xml:space="preserve"> PAGEREF _Toc219315704 \h </w:instrText>
        </w:r>
        <w:r>
          <w:rPr>
            <w:noProof/>
            <w:webHidden/>
          </w:rPr>
        </w:r>
        <w:r>
          <w:rPr>
            <w:noProof/>
            <w:webHidden/>
          </w:rPr>
          <w:fldChar w:fldCharType="separate"/>
        </w:r>
        <w:r>
          <w:rPr>
            <w:noProof/>
            <w:webHidden/>
          </w:rPr>
          <w:t>8</w:t>
        </w:r>
        <w:r>
          <w:rPr>
            <w:noProof/>
            <w:webHidden/>
          </w:rPr>
          <w:fldChar w:fldCharType="end"/>
        </w:r>
      </w:hyperlink>
    </w:p>
    <w:p w14:paraId="69A3661B" w14:textId="53C1ADAC" w:rsidR="007C1B7F" w:rsidRDefault="007C1B7F" w:rsidP="007C1B7F">
      <w:pPr>
        <w:pStyle w:val="TOC2"/>
        <w:tabs>
          <w:tab w:val="right" w:leader="dot" w:pos="9628"/>
        </w:tabs>
        <w:ind w:firstLine="0"/>
        <w:rPr>
          <w:rFonts w:asciiTheme="minorHAnsi" w:eastAsiaTheme="minorEastAsia" w:hAnsiTheme="minorHAnsi" w:cstheme="minorBidi"/>
          <w:noProof/>
          <w:kern w:val="2"/>
          <w:sz w:val="24"/>
          <w14:ligatures w14:val="standardContextual"/>
        </w:rPr>
      </w:pPr>
      <w:hyperlink w:anchor="_Toc219315705" w:history="1">
        <w:r w:rsidRPr="00B2455C">
          <w:rPr>
            <w:rStyle w:val="Hyperlink"/>
            <w:noProof/>
          </w:rPr>
          <w:t>2.4. Diagram</w:t>
        </w:r>
        <w:r>
          <w:rPr>
            <w:noProof/>
            <w:webHidden/>
          </w:rPr>
          <w:tab/>
        </w:r>
        <w:r>
          <w:rPr>
            <w:noProof/>
            <w:webHidden/>
          </w:rPr>
          <w:fldChar w:fldCharType="begin"/>
        </w:r>
        <w:r>
          <w:rPr>
            <w:noProof/>
            <w:webHidden/>
          </w:rPr>
          <w:instrText xml:space="preserve"> PAGEREF _Toc219315705 \h </w:instrText>
        </w:r>
        <w:r>
          <w:rPr>
            <w:noProof/>
            <w:webHidden/>
          </w:rPr>
        </w:r>
        <w:r>
          <w:rPr>
            <w:noProof/>
            <w:webHidden/>
          </w:rPr>
          <w:fldChar w:fldCharType="separate"/>
        </w:r>
        <w:r>
          <w:rPr>
            <w:noProof/>
            <w:webHidden/>
          </w:rPr>
          <w:t>10</w:t>
        </w:r>
        <w:r>
          <w:rPr>
            <w:noProof/>
            <w:webHidden/>
          </w:rPr>
          <w:fldChar w:fldCharType="end"/>
        </w:r>
      </w:hyperlink>
    </w:p>
    <w:p w14:paraId="3C90FB5E" w14:textId="308EC11E"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706" w:history="1">
        <w:r w:rsidRPr="00B2455C">
          <w:rPr>
            <w:rStyle w:val="Hyperlink"/>
            <w:noProof/>
          </w:rPr>
          <w:t>2.4.1. Use case diagram</w:t>
        </w:r>
        <w:r>
          <w:rPr>
            <w:noProof/>
            <w:webHidden/>
          </w:rPr>
          <w:tab/>
        </w:r>
        <w:r>
          <w:rPr>
            <w:noProof/>
            <w:webHidden/>
          </w:rPr>
          <w:fldChar w:fldCharType="begin"/>
        </w:r>
        <w:r>
          <w:rPr>
            <w:noProof/>
            <w:webHidden/>
          </w:rPr>
          <w:instrText xml:space="preserve"> PAGEREF _Toc219315706 \h </w:instrText>
        </w:r>
        <w:r>
          <w:rPr>
            <w:noProof/>
            <w:webHidden/>
          </w:rPr>
        </w:r>
        <w:r>
          <w:rPr>
            <w:noProof/>
            <w:webHidden/>
          </w:rPr>
          <w:fldChar w:fldCharType="separate"/>
        </w:r>
        <w:r>
          <w:rPr>
            <w:noProof/>
            <w:webHidden/>
          </w:rPr>
          <w:t>10</w:t>
        </w:r>
        <w:r>
          <w:rPr>
            <w:noProof/>
            <w:webHidden/>
          </w:rPr>
          <w:fldChar w:fldCharType="end"/>
        </w:r>
      </w:hyperlink>
    </w:p>
    <w:p w14:paraId="21080BA8" w14:textId="5B97899C"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707" w:history="1">
        <w:r w:rsidRPr="00B2455C">
          <w:rPr>
            <w:rStyle w:val="Hyperlink"/>
            <w:noProof/>
          </w:rPr>
          <w:t>2.4.2. Activity diagram</w:t>
        </w:r>
        <w:r>
          <w:rPr>
            <w:noProof/>
            <w:webHidden/>
          </w:rPr>
          <w:tab/>
        </w:r>
        <w:r>
          <w:rPr>
            <w:noProof/>
            <w:webHidden/>
          </w:rPr>
          <w:fldChar w:fldCharType="begin"/>
        </w:r>
        <w:r>
          <w:rPr>
            <w:noProof/>
            <w:webHidden/>
          </w:rPr>
          <w:instrText xml:space="preserve"> PAGEREF _Toc219315707 \h </w:instrText>
        </w:r>
        <w:r>
          <w:rPr>
            <w:noProof/>
            <w:webHidden/>
          </w:rPr>
        </w:r>
        <w:r>
          <w:rPr>
            <w:noProof/>
            <w:webHidden/>
          </w:rPr>
          <w:fldChar w:fldCharType="separate"/>
        </w:r>
        <w:r>
          <w:rPr>
            <w:noProof/>
            <w:webHidden/>
          </w:rPr>
          <w:t>22</w:t>
        </w:r>
        <w:r>
          <w:rPr>
            <w:noProof/>
            <w:webHidden/>
          </w:rPr>
          <w:fldChar w:fldCharType="end"/>
        </w:r>
      </w:hyperlink>
    </w:p>
    <w:p w14:paraId="4CB402F3" w14:textId="0FA19868" w:rsidR="007C1B7F" w:rsidRDefault="007C1B7F" w:rsidP="007C1B7F">
      <w:pPr>
        <w:pStyle w:val="TOC4"/>
        <w:tabs>
          <w:tab w:val="right" w:leader="dot" w:pos="9628"/>
        </w:tabs>
        <w:ind w:firstLine="0"/>
        <w:rPr>
          <w:rFonts w:asciiTheme="minorHAnsi" w:eastAsiaTheme="minorEastAsia" w:hAnsiTheme="minorHAnsi" w:cstheme="minorBidi"/>
          <w:noProof/>
          <w:kern w:val="2"/>
          <w:sz w:val="24"/>
          <w14:ligatures w14:val="standardContextual"/>
        </w:rPr>
      </w:pPr>
      <w:hyperlink w:anchor="_Toc219315708" w:history="1">
        <w:r w:rsidRPr="00B2455C">
          <w:rPr>
            <w:rStyle w:val="Hyperlink"/>
            <w:noProof/>
          </w:rPr>
          <w:t>2.4.2.1. Sales staff order process</w:t>
        </w:r>
        <w:r>
          <w:rPr>
            <w:noProof/>
            <w:webHidden/>
          </w:rPr>
          <w:tab/>
        </w:r>
        <w:r>
          <w:rPr>
            <w:noProof/>
            <w:webHidden/>
          </w:rPr>
          <w:fldChar w:fldCharType="begin"/>
        </w:r>
        <w:r>
          <w:rPr>
            <w:noProof/>
            <w:webHidden/>
          </w:rPr>
          <w:instrText xml:space="preserve"> PAGEREF _Toc219315708 \h </w:instrText>
        </w:r>
        <w:r>
          <w:rPr>
            <w:noProof/>
            <w:webHidden/>
          </w:rPr>
        </w:r>
        <w:r>
          <w:rPr>
            <w:noProof/>
            <w:webHidden/>
          </w:rPr>
          <w:fldChar w:fldCharType="separate"/>
        </w:r>
        <w:r>
          <w:rPr>
            <w:noProof/>
            <w:webHidden/>
          </w:rPr>
          <w:t>22</w:t>
        </w:r>
        <w:r>
          <w:rPr>
            <w:noProof/>
            <w:webHidden/>
          </w:rPr>
          <w:fldChar w:fldCharType="end"/>
        </w:r>
      </w:hyperlink>
    </w:p>
    <w:p w14:paraId="30E1F2BA" w14:textId="51C83803" w:rsidR="007C1B7F" w:rsidRDefault="007C1B7F" w:rsidP="007C1B7F">
      <w:pPr>
        <w:pStyle w:val="TOC4"/>
        <w:tabs>
          <w:tab w:val="right" w:leader="dot" w:pos="9628"/>
        </w:tabs>
        <w:ind w:firstLine="0"/>
        <w:rPr>
          <w:rFonts w:asciiTheme="minorHAnsi" w:eastAsiaTheme="minorEastAsia" w:hAnsiTheme="minorHAnsi" w:cstheme="minorBidi"/>
          <w:noProof/>
          <w:kern w:val="2"/>
          <w:sz w:val="24"/>
          <w14:ligatures w14:val="standardContextual"/>
        </w:rPr>
      </w:pPr>
      <w:hyperlink w:anchor="_Toc219315709" w:history="1">
        <w:r w:rsidRPr="00B2455C">
          <w:rPr>
            <w:rStyle w:val="Hyperlink"/>
            <w:noProof/>
          </w:rPr>
          <w:t>2.4.2.2. Warehouse import products</w:t>
        </w:r>
        <w:r>
          <w:rPr>
            <w:noProof/>
            <w:webHidden/>
          </w:rPr>
          <w:tab/>
        </w:r>
        <w:r>
          <w:rPr>
            <w:noProof/>
            <w:webHidden/>
          </w:rPr>
          <w:fldChar w:fldCharType="begin"/>
        </w:r>
        <w:r>
          <w:rPr>
            <w:noProof/>
            <w:webHidden/>
          </w:rPr>
          <w:instrText xml:space="preserve"> PAGEREF _Toc219315709 \h </w:instrText>
        </w:r>
        <w:r>
          <w:rPr>
            <w:noProof/>
            <w:webHidden/>
          </w:rPr>
        </w:r>
        <w:r>
          <w:rPr>
            <w:noProof/>
            <w:webHidden/>
          </w:rPr>
          <w:fldChar w:fldCharType="separate"/>
        </w:r>
        <w:r>
          <w:rPr>
            <w:noProof/>
            <w:webHidden/>
          </w:rPr>
          <w:t>23</w:t>
        </w:r>
        <w:r>
          <w:rPr>
            <w:noProof/>
            <w:webHidden/>
          </w:rPr>
          <w:fldChar w:fldCharType="end"/>
        </w:r>
      </w:hyperlink>
    </w:p>
    <w:p w14:paraId="6729AA3A" w14:textId="7B632243" w:rsidR="007C1B7F" w:rsidRDefault="007C1B7F" w:rsidP="007C1B7F">
      <w:pPr>
        <w:pStyle w:val="TOC4"/>
        <w:tabs>
          <w:tab w:val="right" w:leader="dot" w:pos="9628"/>
        </w:tabs>
        <w:ind w:firstLine="0"/>
        <w:rPr>
          <w:rFonts w:asciiTheme="minorHAnsi" w:eastAsiaTheme="minorEastAsia" w:hAnsiTheme="minorHAnsi" w:cstheme="minorBidi"/>
          <w:noProof/>
          <w:kern w:val="2"/>
          <w:sz w:val="24"/>
          <w14:ligatures w14:val="standardContextual"/>
        </w:rPr>
      </w:pPr>
      <w:hyperlink w:anchor="_Toc219315710" w:history="1">
        <w:r w:rsidRPr="00B2455C">
          <w:rPr>
            <w:rStyle w:val="Hyperlink"/>
            <w:noProof/>
          </w:rPr>
          <w:t>2.4.2.3. Admin generate revenue report</w:t>
        </w:r>
        <w:r>
          <w:rPr>
            <w:noProof/>
            <w:webHidden/>
          </w:rPr>
          <w:tab/>
        </w:r>
        <w:r>
          <w:rPr>
            <w:noProof/>
            <w:webHidden/>
          </w:rPr>
          <w:fldChar w:fldCharType="begin"/>
        </w:r>
        <w:r>
          <w:rPr>
            <w:noProof/>
            <w:webHidden/>
          </w:rPr>
          <w:instrText xml:space="preserve"> PAGEREF _Toc219315710 \h </w:instrText>
        </w:r>
        <w:r>
          <w:rPr>
            <w:noProof/>
            <w:webHidden/>
          </w:rPr>
        </w:r>
        <w:r>
          <w:rPr>
            <w:noProof/>
            <w:webHidden/>
          </w:rPr>
          <w:fldChar w:fldCharType="separate"/>
        </w:r>
        <w:r>
          <w:rPr>
            <w:noProof/>
            <w:webHidden/>
          </w:rPr>
          <w:t>24</w:t>
        </w:r>
        <w:r>
          <w:rPr>
            <w:noProof/>
            <w:webHidden/>
          </w:rPr>
          <w:fldChar w:fldCharType="end"/>
        </w:r>
      </w:hyperlink>
    </w:p>
    <w:p w14:paraId="4474590C" w14:textId="0C12326A"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711" w:history="1">
        <w:r w:rsidRPr="00B2455C">
          <w:rPr>
            <w:rStyle w:val="Hyperlink"/>
            <w:noProof/>
          </w:rPr>
          <w:t>2.4.3. Sequence diagram</w:t>
        </w:r>
        <w:r>
          <w:rPr>
            <w:noProof/>
            <w:webHidden/>
          </w:rPr>
          <w:tab/>
        </w:r>
        <w:r>
          <w:rPr>
            <w:noProof/>
            <w:webHidden/>
          </w:rPr>
          <w:fldChar w:fldCharType="begin"/>
        </w:r>
        <w:r>
          <w:rPr>
            <w:noProof/>
            <w:webHidden/>
          </w:rPr>
          <w:instrText xml:space="preserve"> PAGEREF _Toc219315711 \h </w:instrText>
        </w:r>
        <w:r>
          <w:rPr>
            <w:noProof/>
            <w:webHidden/>
          </w:rPr>
        </w:r>
        <w:r>
          <w:rPr>
            <w:noProof/>
            <w:webHidden/>
          </w:rPr>
          <w:fldChar w:fldCharType="separate"/>
        </w:r>
        <w:r>
          <w:rPr>
            <w:noProof/>
            <w:webHidden/>
          </w:rPr>
          <w:t>25</w:t>
        </w:r>
        <w:r>
          <w:rPr>
            <w:noProof/>
            <w:webHidden/>
          </w:rPr>
          <w:fldChar w:fldCharType="end"/>
        </w:r>
      </w:hyperlink>
    </w:p>
    <w:p w14:paraId="3E89035E" w14:textId="26404C5E" w:rsidR="007C1B7F" w:rsidRDefault="007C1B7F" w:rsidP="007C1B7F">
      <w:pPr>
        <w:pStyle w:val="TOC4"/>
        <w:tabs>
          <w:tab w:val="right" w:leader="dot" w:pos="9628"/>
        </w:tabs>
        <w:ind w:firstLine="0"/>
        <w:rPr>
          <w:rFonts w:asciiTheme="minorHAnsi" w:eastAsiaTheme="minorEastAsia" w:hAnsiTheme="minorHAnsi" w:cstheme="minorBidi"/>
          <w:noProof/>
          <w:kern w:val="2"/>
          <w:sz w:val="24"/>
          <w14:ligatures w14:val="standardContextual"/>
        </w:rPr>
      </w:pPr>
      <w:hyperlink w:anchor="_Toc219315712" w:history="1">
        <w:r w:rsidRPr="00B2455C">
          <w:rPr>
            <w:rStyle w:val="Hyperlink"/>
            <w:noProof/>
          </w:rPr>
          <w:t>2.4.3.1. Sales staff create order</w:t>
        </w:r>
        <w:r>
          <w:rPr>
            <w:noProof/>
            <w:webHidden/>
          </w:rPr>
          <w:tab/>
        </w:r>
        <w:r>
          <w:rPr>
            <w:noProof/>
            <w:webHidden/>
          </w:rPr>
          <w:fldChar w:fldCharType="begin"/>
        </w:r>
        <w:r>
          <w:rPr>
            <w:noProof/>
            <w:webHidden/>
          </w:rPr>
          <w:instrText xml:space="preserve"> PAGEREF _Toc219315712 \h </w:instrText>
        </w:r>
        <w:r>
          <w:rPr>
            <w:noProof/>
            <w:webHidden/>
          </w:rPr>
        </w:r>
        <w:r>
          <w:rPr>
            <w:noProof/>
            <w:webHidden/>
          </w:rPr>
          <w:fldChar w:fldCharType="separate"/>
        </w:r>
        <w:r>
          <w:rPr>
            <w:noProof/>
            <w:webHidden/>
          </w:rPr>
          <w:t>25</w:t>
        </w:r>
        <w:r>
          <w:rPr>
            <w:noProof/>
            <w:webHidden/>
          </w:rPr>
          <w:fldChar w:fldCharType="end"/>
        </w:r>
      </w:hyperlink>
    </w:p>
    <w:p w14:paraId="2952F71B" w14:textId="5D99CD7C" w:rsidR="007C1B7F" w:rsidRDefault="007C1B7F" w:rsidP="007C1B7F">
      <w:pPr>
        <w:pStyle w:val="TOC4"/>
        <w:tabs>
          <w:tab w:val="right" w:leader="dot" w:pos="9628"/>
        </w:tabs>
        <w:ind w:firstLine="0"/>
        <w:rPr>
          <w:rFonts w:asciiTheme="minorHAnsi" w:eastAsiaTheme="minorEastAsia" w:hAnsiTheme="minorHAnsi" w:cstheme="minorBidi"/>
          <w:noProof/>
          <w:kern w:val="2"/>
          <w:sz w:val="24"/>
          <w14:ligatures w14:val="standardContextual"/>
        </w:rPr>
      </w:pPr>
      <w:hyperlink w:anchor="_Toc219315713" w:history="1">
        <w:r w:rsidRPr="00B2455C">
          <w:rPr>
            <w:rStyle w:val="Hyperlink"/>
            <w:noProof/>
          </w:rPr>
          <w:t>2.4.3.2. Warehouse import products</w:t>
        </w:r>
        <w:r>
          <w:rPr>
            <w:noProof/>
            <w:webHidden/>
          </w:rPr>
          <w:tab/>
        </w:r>
        <w:r>
          <w:rPr>
            <w:noProof/>
            <w:webHidden/>
          </w:rPr>
          <w:fldChar w:fldCharType="begin"/>
        </w:r>
        <w:r>
          <w:rPr>
            <w:noProof/>
            <w:webHidden/>
          </w:rPr>
          <w:instrText xml:space="preserve"> PAGEREF _Toc219315713 \h </w:instrText>
        </w:r>
        <w:r>
          <w:rPr>
            <w:noProof/>
            <w:webHidden/>
          </w:rPr>
        </w:r>
        <w:r>
          <w:rPr>
            <w:noProof/>
            <w:webHidden/>
          </w:rPr>
          <w:fldChar w:fldCharType="separate"/>
        </w:r>
        <w:r>
          <w:rPr>
            <w:noProof/>
            <w:webHidden/>
          </w:rPr>
          <w:t>26</w:t>
        </w:r>
        <w:r>
          <w:rPr>
            <w:noProof/>
            <w:webHidden/>
          </w:rPr>
          <w:fldChar w:fldCharType="end"/>
        </w:r>
      </w:hyperlink>
    </w:p>
    <w:p w14:paraId="6EDE84FF" w14:textId="7756A5FC" w:rsidR="007C1B7F" w:rsidRDefault="007C1B7F" w:rsidP="007C1B7F">
      <w:pPr>
        <w:pStyle w:val="TOC4"/>
        <w:tabs>
          <w:tab w:val="right" w:leader="dot" w:pos="9628"/>
        </w:tabs>
        <w:ind w:firstLine="0"/>
        <w:rPr>
          <w:rFonts w:asciiTheme="minorHAnsi" w:eastAsiaTheme="minorEastAsia" w:hAnsiTheme="minorHAnsi" w:cstheme="minorBidi"/>
          <w:noProof/>
          <w:kern w:val="2"/>
          <w:sz w:val="24"/>
          <w14:ligatures w14:val="standardContextual"/>
        </w:rPr>
      </w:pPr>
      <w:hyperlink w:anchor="_Toc219315714" w:history="1">
        <w:r w:rsidRPr="00B2455C">
          <w:rPr>
            <w:rStyle w:val="Hyperlink"/>
            <w:bCs/>
            <w:noProof/>
          </w:rPr>
          <w:t>2.4.3.3.</w:t>
        </w:r>
        <w:r w:rsidRPr="00B2455C">
          <w:rPr>
            <w:rStyle w:val="Hyperlink"/>
            <w:noProof/>
          </w:rPr>
          <w:t xml:space="preserve"> Admin generate revenue report</w:t>
        </w:r>
        <w:r>
          <w:rPr>
            <w:noProof/>
            <w:webHidden/>
          </w:rPr>
          <w:tab/>
        </w:r>
        <w:r>
          <w:rPr>
            <w:noProof/>
            <w:webHidden/>
          </w:rPr>
          <w:fldChar w:fldCharType="begin"/>
        </w:r>
        <w:r>
          <w:rPr>
            <w:noProof/>
            <w:webHidden/>
          </w:rPr>
          <w:instrText xml:space="preserve"> PAGEREF _Toc219315714 \h </w:instrText>
        </w:r>
        <w:r>
          <w:rPr>
            <w:noProof/>
            <w:webHidden/>
          </w:rPr>
        </w:r>
        <w:r>
          <w:rPr>
            <w:noProof/>
            <w:webHidden/>
          </w:rPr>
          <w:fldChar w:fldCharType="separate"/>
        </w:r>
        <w:r>
          <w:rPr>
            <w:noProof/>
            <w:webHidden/>
          </w:rPr>
          <w:t>27</w:t>
        </w:r>
        <w:r>
          <w:rPr>
            <w:noProof/>
            <w:webHidden/>
          </w:rPr>
          <w:fldChar w:fldCharType="end"/>
        </w:r>
      </w:hyperlink>
    </w:p>
    <w:p w14:paraId="69A121B2" w14:textId="31B76E61" w:rsidR="007C1B7F" w:rsidRDefault="007C1B7F" w:rsidP="007C1B7F">
      <w:pPr>
        <w:pStyle w:val="TOC1"/>
        <w:ind w:firstLine="0"/>
        <w:rPr>
          <w:rFonts w:asciiTheme="minorHAnsi" w:eastAsiaTheme="minorEastAsia" w:hAnsiTheme="minorHAnsi" w:cstheme="minorBidi"/>
          <w:noProof/>
          <w:kern w:val="2"/>
          <w:sz w:val="24"/>
          <w14:ligatures w14:val="standardContextual"/>
        </w:rPr>
      </w:pPr>
      <w:hyperlink w:anchor="_Toc219315715" w:history="1">
        <w:r w:rsidRPr="00B2455C">
          <w:rPr>
            <w:rStyle w:val="Hyperlink"/>
            <w:noProof/>
          </w:rPr>
          <w:t>CHAPTER 3. SYSTEM DESIGN</w:t>
        </w:r>
        <w:r>
          <w:rPr>
            <w:noProof/>
            <w:webHidden/>
          </w:rPr>
          <w:tab/>
        </w:r>
        <w:r>
          <w:rPr>
            <w:noProof/>
            <w:webHidden/>
          </w:rPr>
          <w:fldChar w:fldCharType="begin"/>
        </w:r>
        <w:r>
          <w:rPr>
            <w:noProof/>
            <w:webHidden/>
          </w:rPr>
          <w:instrText xml:space="preserve"> PAGEREF _Toc219315715 \h </w:instrText>
        </w:r>
        <w:r>
          <w:rPr>
            <w:noProof/>
            <w:webHidden/>
          </w:rPr>
        </w:r>
        <w:r>
          <w:rPr>
            <w:noProof/>
            <w:webHidden/>
          </w:rPr>
          <w:fldChar w:fldCharType="separate"/>
        </w:r>
        <w:r>
          <w:rPr>
            <w:noProof/>
            <w:webHidden/>
          </w:rPr>
          <w:t>29</w:t>
        </w:r>
        <w:r>
          <w:rPr>
            <w:noProof/>
            <w:webHidden/>
          </w:rPr>
          <w:fldChar w:fldCharType="end"/>
        </w:r>
      </w:hyperlink>
    </w:p>
    <w:p w14:paraId="65969BA1" w14:textId="05138E5D" w:rsidR="007C1B7F" w:rsidRDefault="007C1B7F" w:rsidP="007C1B7F">
      <w:pPr>
        <w:pStyle w:val="TOC2"/>
        <w:tabs>
          <w:tab w:val="right" w:leader="dot" w:pos="9628"/>
        </w:tabs>
        <w:ind w:firstLine="0"/>
        <w:rPr>
          <w:rFonts w:asciiTheme="minorHAnsi" w:eastAsiaTheme="minorEastAsia" w:hAnsiTheme="minorHAnsi" w:cstheme="minorBidi"/>
          <w:noProof/>
          <w:kern w:val="2"/>
          <w:sz w:val="24"/>
          <w14:ligatures w14:val="standardContextual"/>
        </w:rPr>
      </w:pPr>
      <w:hyperlink w:anchor="_Toc219315716" w:history="1">
        <w:r w:rsidRPr="00B2455C">
          <w:rPr>
            <w:rStyle w:val="Hyperlink"/>
            <w:noProof/>
          </w:rPr>
          <w:t>3.1. Database design</w:t>
        </w:r>
        <w:r>
          <w:rPr>
            <w:noProof/>
            <w:webHidden/>
          </w:rPr>
          <w:tab/>
        </w:r>
        <w:r>
          <w:rPr>
            <w:noProof/>
            <w:webHidden/>
          </w:rPr>
          <w:fldChar w:fldCharType="begin"/>
        </w:r>
        <w:r>
          <w:rPr>
            <w:noProof/>
            <w:webHidden/>
          </w:rPr>
          <w:instrText xml:space="preserve"> PAGEREF _Toc219315716 \h </w:instrText>
        </w:r>
        <w:r>
          <w:rPr>
            <w:noProof/>
            <w:webHidden/>
          </w:rPr>
        </w:r>
        <w:r>
          <w:rPr>
            <w:noProof/>
            <w:webHidden/>
          </w:rPr>
          <w:fldChar w:fldCharType="separate"/>
        </w:r>
        <w:r>
          <w:rPr>
            <w:noProof/>
            <w:webHidden/>
          </w:rPr>
          <w:t>29</w:t>
        </w:r>
        <w:r>
          <w:rPr>
            <w:noProof/>
            <w:webHidden/>
          </w:rPr>
          <w:fldChar w:fldCharType="end"/>
        </w:r>
      </w:hyperlink>
    </w:p>
    <w:p w14:paraId="5DDD53E4" w14:textId="32B85C59"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717" w:history="1">
        <w:r w:rsidRPr="00B2455C">
          <w:rPr>
            <w:rStyle w:val="Hyperlink"/>
            <w:noProof/>
          </w:rPr>
          <w:t>3.1.1. Authentication and authorization</w:t>
        </w:r>
        <w:r>
          <w:rPr>
            <w:noProof/>
            <w:webHidden/>
          </w:rPr>
          <w:tab/>
        </w:r>
        <w:r>
          <w:rPr>
            <w:noProof/>
            <w:webHidden/>
          </w:rPr>
          <w:fldChar w:fldCharType="begin"/>
        </w:r>
        <w:r>
          <w:rPr>
            <w:noProof/>
            <w:webHidden/>
          </w:rPr>
          <w:instrText xml:space="preserve"> PAGEREF _Toc219315717 \h </w:instrText>
        </w:r>
        <w:r>
          <w:rPr>
            <w:noProof/>
            <w:webHidden/>
          </w:rPr>
        </w:r>
        <w:r>
          <w:rPr>
            <w:noProof/>
            <w:webHidden/>
          </w:rPr>
          <w:fldChar w:fldCharType="separate"/>
        </w:r>
        <w:r>
          <w:rPr>
            <w:noProof/>
            <w:webHidden/>
          </w:rPr>
          <w:t>29</w:t>
        </w:r>
        <w:r>
          <w:rPr>
            <w:noProof/>
            <w:webHidden/>
          </w:rPr>
          <w:fldChar w:fldCharType="end"/>
        </w:r>
      </w:hyperlink>
    </w:p>
    <w:p w14:paraId="0EE83AF5" w14:textId="25A4E8A9"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718" w:history="1">
        <w:r w:rsidRPr="00B2455C">
          <w:rPr>
            <w:rStyle w:val="Hyperlink"/>
            <w:noProof/>
          </w:rPr>
          <w:t>3.1.2. Sales purchasing and inventory</w:t>
        </w:r>
        <w:r>
          <w:rPr>
            <w:noProof/>
            <w:webHidden/>
          </w:rPr>
          <w:tab/>
        </w:r>
        <w:r>
          <w:rPr>
            <w:noProof/>
            <w:webHidden/>
          </w:rPr>
          <w:fldChar w:fldCharType="begin"/>
        </w:r>
        <w:r>
          <w:rPr>
            <w:noProof/>
            <w:webHidden/>
          </w:rPr>
          <w:instrText xml:space="preserve"> PAGEREF _Toc219315718 \h </w:instrText>
        </w:r>
        <w:r>
          <w:rPr>
            <w:noProof/>
            <w:webHidden/>
          </w:rPr>
        </w:r>
        <w:r>
          <w:rPr>
            <w:noProof/>
            <w:webHidden/>
          </w:rPr>
          <w:fldChar w:fldCharType="separate"/>
        </w:r>
        <w:r>
          <w:rPr>
            <w:noProof/>
            <w:webHidden/>
          </w:rPr>
          <w:t>30</w:t>
        </w:r>
        <w:r>
          <w:rPr>
            <w:noProof/>
            <w:webHidden/>
          </w:rPr>
          <w:fldChar w:fldCharType="end"/>
        </w:r>
      </w:hyperlink>
    </w:p>
    <w:p w14:paraId="7E2A7668" w14:textId="2B34662F"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719" w:history="1">
        <w:r w:rsidRPr="00B2455C">
          <w:rPr>
            <w:rStyle w:val="Hyperlink"/>
            <w:noProof/>
          </w:rPr>
          <w:t>3.1.3. Human resources and attendance</w:t>
        </w:r>
        <w:r>
          <w:rPr>
            <w:noProof/>
            <w:webHidden/>
          </w:rPr>
          <w:tab/>
        </w:r>
        <w:r>
          <w:rPr>
            <w:noProof/>
            <w:webHidden/>
          </w:rPr>
          <w:fldChar w:fldCharType="begin"/>
        </w:r>
        <w:r>
          <w:rPr>
            <w:noProof/>
            <w:webHidden/>
          </w:rPr>
          <w:instrText xml:space="preserve"> PAGEREF _Toc219315719 \h </w:instrText>
        </w:r>
        <w:r>
          <w:rPr>
            <w:noProof/>
            <w:webHidden/>
          </w:rPr>
        </w:r>
        <w:r>
          <w:rPr>
            <w:noProof/>
            <w:webHidden/>
          </w:rPr>
          <w:fldChar w:fldCharType="separate"/>
        </w:r>
        <w:r>
          <w:rPr>
            <w:noProof/>
            <w:webHidden/>
          </w:rPr>
          <w:t>31</w:t>
        </w:r>
        <w:r>
          <w:rPr>
            <w:noProof/>
            <w:webHidden/>
          </w:rPr>
          <w:fldChar w:fldCharType="end"/>
        </w:r>
      </w:hyperlink>
    </w:p>
    <w:p w14:paraId="3E0D76D5" w14:textId="65C8398E"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720" w:history="1">
        <w:r w:rsidRPr="00B2455C">
          <w:rPr>
            <w:rStyle w:val="Hyperlink"/>
            <w:noProof/>
          </w:rPr>
          <w:t>3.1.4. System configuration and lookup</w:t>
        </w:r>
        <w:r>
          <w:rPr>
            <w:noProof/>
            <w:webHidden/>
          </w:rPr>
          <w:tab/>
        </w:r>
        <w:r>
          <w:rPr>
            <w:noProof/>
            <w:webHidden/>
          </w:rPr>
          <w:fldChar w:fldCharType="begin"/>
        </w:r>
        <w:r>
          <w:rPr>
            <w:noProof/>
            <w:webHidden/>
          </w:rPr>
          <w:instrText xml:space="preserve"> PAGEREF _Toc219315720 \h </w:instrText>
        </w:r>
        <w:r>
          <w:rPr>
            <w:noProof/>
            <w:webHidden/>
          </w:rPr>
        </w:r>
        <w:r>
          <w:rPr>
            <w:noProof/>
            <w:webHidden/>
          </w:rPr>
          <w:fldChar w:fldCharType="separate"/>
        </w:r>
        <w:r>
          <w:rPr>
            <w:noProof/>
            <w:webHidden/>
          </w:rPr>
          <w:t>32</w:t>
        </w:r>
        <w:r>
          <w:rPr>
            <w:noProof/>
            <w:webHidden/>
          </w:rPr>
          <w:fldChar w:fldCharType="end"/>
        </w:r>
      </w:hyperlink>
    </w:p>
    <w:p w14:paraId="25949762" w14:textId="3DE85943"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721" w:history="1">
        <w:r w:rsidRPr="00B2455C">
          <w:rPr>
            <w:rStyle w:val="Hyperlink"/>
            <w:noProof/>
          </w:rPr>
          <w:t>3.1.5. Expense management</w:t>
        </w:r>
        <w:r>
          <w:rPr>
            <w:noProof/>
            <w:webHidden/>
          </w:rPr>
          <w:tab/>
        </w:r>
        <w:r>
          <w:rPr>
            <w:noProof/>
            <w:webHidden/>
          </w:rPr>
          <w:fldChar w:fldCharType="begin"/>
        </w:r>
        <w:r>
          <w:rPr>
            <w:noProof/>
            <w:webHidden/>
          </w:rPr>
          <w:instrText xml:space="preserve"> PAGEREF _Toc219315721 \h </w:instrText>
        </w:r>
        <w:r>
          <w:rPr>
            <w:noProof/>
            <w:webHidden/>
          </w:rPr>
        </w:r>
        <w:r>
          <w:rPr>
            <w:noProof/>
            <w:webHidden/>
          </w:rPr>
          <w:fldChar w:fldCharType="separate"/>
        </w:r>
        <w:r>
          <w:rPr>
            <w:noProof/>
            <w:webHidden/>
          </w:rPr>
          <w:t>32</w:t>
        </w:r>
        <w:r>
          <w:rPr>
            <w:noProof/>
            <w:webHidden/>
          </w:rPr>
          <w:fldChar w:fldCharType="end"/>
        </w:r>
      </w:hyperlink>
    </w:p>
    <w:p w14:paraId="50804173" w14:textId="168B91ED"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722" w:history="1">
        <w:r w:rsidRPr="00B2455C">
          <w:rPr>
            <w:rStyle w:val="Hyperlink"/>
            <w:noProof/>
          </w:rPr>
          <w:t>3.1.6. Entity relationships and descriptions</w:t>
        </w:r>
        <w:r>
          <w:rPr>
            <w:noProof/>
            <w:webHidden/>
          </w:rPr>
          <w:tab/>
        </w:r>
        <w:r>
          <w:rPr>
            <w:noProof/>
            <w:webHidden/>
          </w:rPr>
          <w:fldChar w:fldCharType="begin"/>
        </w:r>
        <w:r>
          <w:rPr>
            <w:noProof/>
            <w:webHidden/>
          </w:rPr>
          <w:instrText xml:space="preserve"> PAGEREF _Toc219315722 \h </w:instrText>
        </w:r>
        <w:r>
          <w:rPr>
            <w:noProof/>
            <w:webHidden/>
          </w:rPr>
        </w:r>
        <w:r>
          <w:rPr>
            <w:noProof/>
            <w:webHidden/>
          </w:rPr>
          <w:fldChar w:fldCharType="separate"/>
        </w:r>
        <w:r>
          <w:rPr>
            <w:noProof/>
            <w:webHidden/>
          </w:rPr>
          <w:t>33</w:t>
        </w:r>
        <w:r>
          <w:rPr>
            <w:noProof/>
            <w:webHidden/>
          </w:rPr>
          <w:fldChar w:fldCharType="end"/>
        </w:r>
      </w:hyperlink>
    </w:p>
    <w:p w14:paraId="635BB11E" w14:textId="35E0CFEF" w:rsidR="007C1B7F" w:rsidRDefault="007C1B7F" w:rsidP="007C1B7F">
      <w:pPr>
        <w:pStyle w:val="TOC2"/>
        <w:tabs>
          <w:tab w:val="right" w:leader="dot" w:pos="9628"/>
        </w:tabs>
        <w:ind w:firstLine="0"/>
        <w:rPr>
          <w:rFonts w:asciiTheme="minorHAnsi" w:eastAsiaTheme="minorEastAsia" w:hAnsiTheme="minorHAnsi" w:cstheme="minorBidi"/>
          <w:noProof/>
          <w:kern w:val="2"/>
          <w:sz w:val="24"/>
          <w14:ligatures w14:val="standardContextual"/>
        </w:rPr>
      </w:pPr>
      <w:hyperlink w:anchor="_Toc219315723" w:history="1">
        <w:r w:rsidRPr="00B2455C">
          <w:rPr>
            <w:rStyle w:val="Hyperlink"/>
            <w:noProof/>
          </w:rPr>
          <w:t>3.2. Website mockup</w:t>
        </w:r>
        <w:r>
          <w:rPr>
            <w:noProof/>
            <w:webHidden/>
          </w:rPr>
          <w:tab/>
        </w:r>
        <w:r>
          <w:rPr>
            <w:noProof/>
            <w:webHidden/>
          </w:rPr>
          <w:fldChar w:fldCharType="begin"/>
        </w:r>
        <w:r>
          <w:rPr>
            <w:noProof/>
            <w:webHidden/>
          </w:rPr>
          <w:instrText xml:space="preserve"> PAGEREF _Toc219315723 \h </w:instrText>
        </w:r>
        <w:r>
          <w:rPr>
            <w:noProof/>
            <w:webHidden/>
          </w:rPr>
        </w:r>
        <w:r>
          <w:rPr>
            <w:noProof/>
            <w:webHidden/>
          </w:rPr>
          <w:fldChar w:fldCharType="separate"/>
        </w:r>
        <w:r>
          <w:rPr>
            <w:noProof/>
            <w:webHidden/>
          </w:rPr>
          <w:t>37</w:t>
        </w:r>
        <w:r>
          <w:rPr>
            <w:noProof/>
            <w:webHidden/>
          </w:rPr>
          <w:fldChar w:fldCharType="end"/>
        </w:r>
      </w:hyperlink>
    </w:p>
    <w:p w14:paraId="4FA6ABA8" w14:textId="54BD5382"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724" w:history="1">
        <w:r w:rsidRPr="00B2455C">
          <w:rPr>
            <w:rStyle w:val="Hyperlink"/>
            <w:noProof/>
          </w:rPr>
          <w:t>3.2.1. UI rules and conventions</w:t>
        </w:r>
        <w:r>
          <w:rPr>
            <w:noProof/>
            <w:webHidden/>
          </w:rPr>
          <w:tab/>
        </w:r>
        <w:r>
          <w:rPr>
            <w:noProof/>
            <w:webHidden/>
          </w:rPr>
          <w:fldChar w:fldCharType="begin"/>
        </w:r>
        <w:r>
          <w:rPr>
            <w:noProof/>
            <w:webHidden/>
          </w:rPr>
          <w:instrText xml:space="preserve"> PAGEREF _Toc219315724 \h </w:instrText>
        </w:r>
        <w:r>
          <w:rPr>
            <w:noProof/>
            <w:webHidden/>
          </w:rPr>
        </w:r>
        <w:r>
          <w:rPr>
            <w:noProof/>
            <w:webHidden/>
          </w:rPr>
          <w:fldChar w:fldCharType="separate"/>
        </w:r>
        <w:r>
          <w:rPr>
            <w:noProof/>
            <w:webHidden/>
          </w:rPr>
          <w:t>37</w:t>
        </w:r>
        <w:r>
          <w:rPr>
            <w:noProof/>
            <w:webHidden/>
          </w:rPr>
          <w:fldChar w:fldCharType="end"/>
        </w:r>
      </w:hyperlink>
    </w:p>
    <w:p w14:paraId="48142B1D" w14:textId="48A8F302"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725" w:history="1">
        <w:r w:rsidRPr="00B2455C">
          <w:rPr>
            <w:rStyle w:val="Hyperlink"/>
            <w:noProof/>
          </w:rPr>
          <w:t>3.2.2. Login mockup</w:t>
        </w:r>
        <w:r>
          <w:rPr>
            <w:noProof/>
            <w:webHidden/>
          </w:rPr>
          <w:tab/>
        </w:r>
        <w:r>
          <w:rPr>
            <w:noProof/>
            <w:webHidden/>
          </w:rPr>
          <w:fldChar w:fldCharType="begin"/>
        </w:r>
        <w:r>
          <w:rPr>
            <w:noProof/>
            <w:webHidden/>
          </w:rPr>
          <w:instrText xml:space="preserve"> PAGEREF _Toc219315725 \h </w:instrText>
        </w:r>
        <w:r>
          <w:rPr>
            <w:noProof/>
            <w:webHidden/>
          </w:rPr>
        </w:r>
        <w:r>
          <w:rPr>
            <w:noProof/>
            <w:webHidden/>
          </w:rPr>
          <w:fldChar w:fldCharType="separate"/>
        </w:r>
        <w:r>
          <w:rPr>
            <w:noProof/>
            <w:webHidden/>
          </w:rPr>
          <w:t>37</w:t>
        </w:r>
        <w:r>
          <w:rPr>
            <w:noProof/>
            <w:webHidden/>
          </w:rPr>
          <w:fldChar w:fldCharType="end"/>
        </w:r>
      </w:hyperlink>
    </w:p>
    <w:p w14:paraId="48C6E4A1" w14:textId="5486C1C0"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726" w:history="1">
        <w:r w:rsidRPr="00B2455C">
          <w:rPr>
            <w:rStyle w:val="Hyperlink"/>
            <w:noProof/>
          </w:rPr>
          <w:t>3.2.3. Sales-Staff</w:t>
        </w:r>
        <w:r>
          <w:rPr>
            <w:noProof/>
            <w:webHidden/>
          </w:rPr>
          <w:tab/>
        </w:r>
        <w:r>
          <w:rPr>
            <w:noProof/>
            <w:webHidden/>
          </w:rPr>
          <w:fldChar w:fldCharType="begin"/>
        </w:r>
        <w:r>
          <w:rPr>
            <w:noProof/>
            <w:webHidden/>
          </w:rPr>
          <w:instrText xml:space="preserve"> PAGEREF _Toc219315726 \h </w:instrText>
        </w:r>
        <w:r>
          <w:rPr>
            <w:noProof/>
            <w:webHidden/>
          </w:rPr>
        </w:r>
        <w:r>
          <w:rPr>
            <w:noProof/>
            <w:webHidden/>
          </w:rPr>
          <w:fldChar w:fldCharType="separate"/>
        </w:r>
        <w:r>
          <w:rPr>
            <w:noProof/>
            <w:webHidden/>
          </w:rPr>
          <w:t>39</w:t>
        </w:r>
        <w:r>
          <w:rPr>
            <w:noProof/>
            <w:webHidden/>
          </w:rPr>
          <w:fldChar w:fldCharType="end"/>
        </w:r>
      </w:hyperlink>
    </w:p>
    <w:p w14:paraId="113DE050" w14:textId="048507C2"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727" w:history="1">
        <w:r w:rsidRPr="00B2455C">
          <w:rPr>
            <w:rStyle w:val="Hyperlink"/>
            <w:noProof/>
          </w:rPr>
          <w:t>3.2.4. Warehouse</w:t>
        </w:r>
        <w:r>
          <w:rPr>
            <w:noProof/>
            <w:webHidden/>
          </w:rPr>
          <w:tab/>
        </w:r>
        <w:r>
          <w:rPr>
            <w:noProof/>
            <w:webHidden/>
          </w:rPr>
          <w:fldChar w:fldCharType="begin"/>
        </w:r>
        <w:r>
          <w:rPr>
            <w:noProof/>
            <w:webHidden/>
          </w:rPr>
          <w:instrText xml:space="preserve"> PAGEREF _Toc219315727 \h </w:instrText>
        </w:r>
        <w:r>
          <w:rPr>
            <w:noProof/>
            <w:webHidden/>
          </w:rPr>
        </w:r>
        <w:r>
          <w:rPr>
            <w:noProof/>
            <w:webHidden/>
          </w:rPr>
          <w:fldChar w:fldCharType="separate"/>
        </w:r>
        <w:r>
          <w:rPr>
            <w:noProof/>
            <w:webHidden/>
          </w:rPr>
          <w:t>43</w:t>
        </w:r>
        <w:r>
          <w:rPr>
            <w:noProof/>
            <w:webHidden/>
          </w:rPr>
          <w:fldChar w:fldCharType="end"/>
        </w:r>
      </w:hyperlink>
    </w:p>
    <w:p w14:paraId="0DD31F27" w14:textId="6B9C5267"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728" w:history="1">
        <w:r w:rsidRPr="00B2455C">
          <w:rPr>
            <w:rStyle w:val="Hyperlink"/>
            <w:noProof/>
          </w:rPr>
          <w:t>3.2.5. Admin</w:t>
        </w:r>
        <w:r>
          <w:rPr>
            <w:noProof/>
            <w:webHidden/>
          </w:rPr>
          <w:tab/>
        </w:r>
        <w:r>
          <w:rPr>
            <w:noProof/>
            <w:webHidden/>
          </w:rPr>
          <w:fldChar w:fldCharType="begin"/>
        </w:r>
        <w:r>
          <w:rPr>
            <w:noProof/>
            <w:webHidden/>
          </w:rPr>
          <w:instrText xml:space="preserve"> PAGEREF _Toc219315728 \h </w:instrText>
        </w:r>
        <w:r>
          <w:rPr>
            <w:noProof/>
            <w:webHidden/>
          </w:rPr>
        </w:r>
        <w:r>
          <w:rPr>
            <w:noProof/>
            <w:webHidden/>
          </w:rPr>
          <w:fldChar w:fldCharType="separate"/>
        </w:r>
        <w:r>
          <w:rPr>
            <w:noProof/>
            <w:webHidden/>
          </w:rPr>
          <w:t>46</w:t>
        </w:r>
        <w:r>
          <w:rPr>
            <w:noProof/>
            <w:webHidden/>
          </w:rPr>
          <w:fldChar w:fldCharType="end"/>
        </w:r>
      </w:hyperlink>
    </w:p>
    <w:p w14:paraId="775ED695" w14:textId="19BDBB7E"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729" w:history="1">
        <w:r w:rsidRPr="00B2455C">
          <w:rPr>
            <w:rStyle w:val="Hyperlink"/>
            <w:noProof/>
          </w:rPr>
          <w:t>3.2.6. Admin module mockups</w:t>
        </w:r>
        <w:r>
          <w:rPr>
            <w:noProof/>
            <w:webHidden/>
          </w:rPr>
          <w:tab/>
        </w:r>
        <w:r>
          <w:rPr>
            <w:noProof/>
            <w:webHidden/>
          </w:rPr>
          <w:fldChar w:fldCharType="begin"/>
        </w:r>
        <w:r>
          <w:rPr>
            <w:noProof/>
            <w:webHidden/>
          </w:rPr>
          <w:instrText xml:space="preserve"> PAGEREF _Toc219315729 \h </w:instrText>
        </w:r>
        <w:r>
          <w:rPr>
            <w:noProof/>
            <w:webHidden/>
          </w:rPr>
        </w:r>
        <w:r>
          <w:rPr>
            <w:noProof/>
            <w:webHidden/>
          </w:rPr>
          <w:fldChar w:fldCharType="separate"/>
        </w:r>
        <w:r>
          <w:rPr>
            <w:noProof/>
            <w:webHidden/>
          </w:rPr>
          <w:t>47</w:t>
        </w:r>
        <w:r>
          <w:rPr>
            <w:noProof/>
            <w:webHidden/>
          </w:rPr>
          <w:fldChar w:fldCharType="end"/>
        </w:r>
      </w:hyperlink>
    </w:p>
    <w:p w14:paraId="0C5B13E8" w14:textId="64D52C5A" w:rsidR="007C1B7F" w:rsidRDefault="007C1B7F" w:rsidP="007C1B7F">
      <w:pPr>
        <w:pStyle w:val="TOC2"/>
        <w:tabs>
          <w:tab w:val="right" w:leader="dot" w:pos="9628"/>
        </w:tabs>
        <w:ind w:firstLine="0"/>
        <w:rPr>
          <w:rFonts w:asciiTheme="minorHAnsi" w:eastAsiaTheme="minorEastAsia" w:hAnsiTheme="minorHAnsi" w:cstheme="minorBidi"/>
          <w:noProof/>
          <w:kern w:val="2"/>
          <w:sz w:val="24"/>
          <w14:ligatures w14:val="standardContextual"/>
        </w:rPr>
      </w:pPr>
      <w:hyperlink w:anchor="_Toc219315730" w:history="1">
        <w:r w:rsidRPr="00B2455C">
          <w:rPr>
            <w:rStyle w:val="Hyperlink"/>
            <w:noProof/>
          </w:rPr>
          <w:t>3.3. System architecture</w:t>
        </w:r>
        <w:r>
          <w:rPr>
            <w:noProof/>
            <w:webHidden/>
          </w:rPr>
          <w:tab/>
        </w:r>
        <w:r>
          <w:rPr>
            <w:noProof/>
            <w:webHidden/>
          </w:rPr>
          <w:fldChar w:fldCharType="begin"/>
        </w:r>
        <w:r>
          <w:rPr>
            <w:noProof/>
            <w:webHidden/>
          </w:rPr>
          <w:instrText xml:space="preserve"> PAGEREF _Toc219315730 \h </w:instrText>
        </w:r>
        <w:r>
          <w:rPr>
            <w:noProof/>
            <w:webHidden/>
          </w:rPr>
        </w:r>
        <w:r>
          <w:rPr>
            <w:noProof/>
            <w:webHidden/>
          </w:rPr>
          <w:fldChar w:fldCharType="separate"/>
        </w:r>
        <w:r>
          <w:rPr>
            <w:noProof/>
            <w:webHidden/>
          </w:rPr>
          <w:t>51</w:t>
        </w:r>
        <w:r>
          <w:rPr>
            <w:noProof/>
            <w:webHidden/>
          </w:rPr>
          <w:fldChar w:fldCharType="end"/>
        </w:r>
      </w:hyperlink>
    </w:p>
    <w:p w14:paraId="1D1775D6" w14:textId="0C78EA66" w:rsidR="007C1B7F" w:rsidRDefault="007C1B7F" w:rsidP="007C1B7F">
      <w:pPr>
        <w:pStyle w:val="TOC1"/>
        <w:ind w:firstLine="0"/>
        <w:rPr>
          <w:rFonts w:asciiTheme="minorHAnsi" w:eastAsiaTheme="minorEastAsia" w:hAnsiTheme="minorHAnsi" w:cstheme="minorBidi"/>
          <w:noProof/>
          <w:kern w:val="2"/>
          <w:sz w:val="24"/>
          <w14:ligatures w14:val="standardContextual"/>
        </w:rPr>
      </w:pPr>
      <w:hyperlink w:anchor="_Toc219315731" w:history="1">
        <w:r w:rsidRPr="00B2455C">
          <w:rPr>
            <w:rStyle w:val="Hyperlink"/>
            <w:noProof/>
          </w:rPr>
          <w:t>CHAPTER 4. IMPLEMENTATION AND RESULTS</w:t>
        </w:r>
        <w:r>
          <w:rPr>
            <w:noProof/>
            <w:webHidden/>
          </w:rPr>
          <w:tab/>
        </w:r>
        <w:r>
          <w:rPr>
            <w:noProof/>
            <w:webHidden/>
          </w:rPr>
          <w:fldChar w:fldCharType="begin"/>
        </w:r>
        <w:r>
          <w:rPr>
            <w:noProof/>
            <w:webHidden/>
          </w:rPr>
          <w:instrText xml:space="preserve"> PAGEREF _Toc219315731 \h </w:instrText>
        </w:r>
        <w:r>
          <w:rPr>
            <w:noProof/>
            <w:webHidden/>
          </w:rPr>
        </w:r>
        <w:r>
          <w:rPr>
            <w:noProof/>
            <w:webHidden/>
          </w:rPr>
          <w:fldChar w:fldCharType="separate"/>
        </w:r>
        <w:r>
          <w:rPr>
            <w:noProof/>
            <w:webHidden/>
          </w:rPr>
          <w:t>52</w:t>
        </w:r>
        <w:r>
          <w:rPr>
            <w:noProof/>
            <w:webHidden/>
          </w:rPr>
          <w:fldChar w:fldCharType="end"/>
        </w:r>
      </w:hyperlink>
    </w:p>
    <w:p w14:paraId="28106251" w14:textId="538DA74A" w:rsidR="007C1B7F" w:rsidRDefault="007C1B7F" w:rsidP="007C1B7F">
      <w:pPr>
        <w:pStyle w:val="TOC2"/>
        <w:tabs>
          <w:tab w:val="right" w:leader="dot" w:pos="9628"/>
        </w:tabs>
        <w:ind w:firstLine="0"/>
        <w:rPr>
          <w:rFonts w:asciiTheme="minorHAnsi" w:eastAsiaTheme="minorEastAsia" w:hAnsiTheme="minorHAnsi" w:cstheme="minorBidi"/>
          <w:noProof/>
          <w:kern w:val="2"/>
          <w:sz w:val="24"/>
          <w14:ligatures w14:val="standardContextual"/>
        </w:rPr>
      </w:pPr>
      <w:hyperlink w:anchor="_Toc219315732" w:history="1">
        <w:r w:rsidRPr="00B2455C">
          <w:rPr>
            <w:rStyle w:val="Hyperlink"/>
            <w:noProof/>
          </w:rPr>
          <w:t>4.1. Development environment and tools</w:t>
        </w:r>
        <w:r>
          <w:rPr>
            <w:noProof/>
            <w:webHidden/>
          </w:rPr>
          <w:tab/>
        </w:r>
        <w:r>
          <w:rPr>
            <w:noProof/>
            <w:webHidden/>
          </w:rPr>
          <w:fldChar w:fldCharType="begin"/>
        </w:r>
        <w:r>
          <w:rPr>
            <w:noProof/>
            <w:webHidden/>
          </w:rPr>
          <w:instrText xml:space="preserve"> PAGEREF _Toc219315732 \h </w:instrText>
        </w:r>
        <w:r>
          <w:rPr>
            <w:noProof/>
            <w:webHidden/>
          </w:rPr>
        </w:r>
        <w:r>
          <w:rPr>
            <w:noProof/>
            <w:webHidden/>
          </w:rPr>
          <w:fldChar w:fldCharType="separate"/>
        </w:r>
        <w:r>
          <w:rPr>
            <w:noProof/>
            <w:webHidden/>
          </w:rPr>
          <w:t>52</w:t>
        </w:r>
        <w:r>
          <w:rPr>
            <w:noProof/>
            <w:webHidden/>
          </w:rPr>
          <w:fldChar w:fldCharType="end"/>
        </w:r>
      </w:hyperlink>
    </w:p>
    <w:p w14:paraId="17989385" w14:textId="46F8194A" w:rsidR="007C1B7F" w:rsidRDefault="007C1B7F" w:rsidP="007C1B7F">
      <w:pPr>
        <w:pStyle w:val="TOC2"/>
        <w:tabs>
          <w:tab w:val="right" w:leader="dot" w:pos="9628"/>
        </w:tabs>
        <w:ind w:firstLine="0"/>
        <w:rPr>
          <w:rFonts w:asciiTheme="minorHAnsi" w:eastAsiaTheme="minorEastAsia" w:hAnsiTheme="minorHAnsi" w:cstheme="minorBidi"/>
          <w:noProof/>
          <w:kern w:val="2"/>
          <w:sz w:val="24"/>
          <w14:ligatures w14:val="standardContextual"/>
        </w:rPr>
      </w:pPr>
      <w:hyperlink w:anchor="_Toc219315733" w:history="1">
        <w:r w:rsidRPr="00B2455C">
          <w:rPr>
            <w:rStyle w:val="Hyperlink"/>
            <w:noProof/>
          </w:rPr>
          <w:t>4.2. Step-by-Step installation guide</w:t>
        </w:r>
        <w:r>
          <w:rPr>
            <w:noProof/>
            <w:webHidden/>
          </w:rPr>
          <w:tab/>
        </w:r>
        <w:r>
          <w:rPr>
            <w:noProof/>
            <w:webHidden/>
          </w:rPr>
          <w:fldChar w:fldCharType="begin"/>
        </w:r>
        <w:r>
          <w:rPr>
            <w:noProof/>
            <w:webHidden/>
          </w:rPr>
          <w:instrText xml:space="preserve"> PAGEREF _Toc219315733 \h </w:instrText>
        </w:r>
        <w:r>
          <w:rPr>
            <w:noProof/>
            <w:webHidden/>
          </w:rPr>
        </w:r>
        <w:r>
          <w:rPr>
            <w:noProof/>
            <w:webHidden/>
          </w:rPr>
          <w:fldChar w:fldCharType="separate"/>
        </w:r>
        <w:r>
          <w:rPr>
            <w:noProof/>
            <w:webHidden/>
          </w:rPr>
          <w:t>52</w:t>
        </w:r>
        <w:r>
          <w:rPr>
            <w:noProof/>
            <w:webHidden/>
          </w:rPr>
          <w:fldChar w:fldCharType="end"/>
        </w:r>
      </w:hyperlink>
    </w:p>
    <w:p w14:paraId="536023D7" w14:textId="2F153ADE"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734" w:history="1">
        <w:r w:rsidRPr="00B2455C">
          <w:rPr>
            <w:rStyle w:val="Hyperlink"/>
            <w:noProof/>
          </w:rPr>
          <w:t>4.2.1. System preparation and source code retrieval</w:t>
        </w:r>
        <w:r>
          <w:rPr>
            <w:noProof/>
            <w:webHidden/>
          </w:rPr>
          <w:tab/>
        </w:r>
        <w:r>
          <w:rPr>
            <w:noProof/>
            <w:webHidden/>
          </w:rPr>
          <w:fldChar w:fldCharType="begin"/>
        </w:r>
        <w:r>
          <w:rPr>
            <w:noProof/>
            <w:webHidden/>
          </w:rPr>
          <w:instrText xml:space="preserve"> PAGEREF _Toc219315734 \h </w:instrText>
        </w:r>
        <w:r>
          <w:rPr>
            <w:noProof/>
            <w:webHidden/>
          </w:rPr>
        </w:r>
        <w:r>
          <w:rPr>
            <w:noProof/>
            <w:webHidden/>
          </w:rPr>
          <w:fldChar w:fldCharType="separate"/>
        </w:r>
        <w:r>
          <w:rPr>
            <w:noProof/>
            <w:webHidden/>
          </w:rPr>
          <w:t>52</w:t>
        </w:r>
        <w:r>
          <w:rPr>
            <w:noProof/>
            <w:webHidden/>
          </w:rPr>
          <w:fldChar w:fldCharType="end"/>
        </w:r>
      </w:hyperlink>
    </w:p>
    <w:p w14:paraId="2A4BD6BC" w14:textId="3EBB08A3"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735" w:history="1">
        <w:r w:rsidRPr="00B2455C">
          <w:rPr>
            <w:rStyle w:val="Hyperlink"/>
            <w:noProof/>
          </w:rPr>
          <w:t>4.2.2. Database configuration</w:t>
        </w:r>
        <w:r>
          <w:rPr>
            <w:noProof/>
            <w:webHidden/>
          </w:rPr>
          <w:tab/>
        </w:r>
        <w:r>
          <w:rPr>
            <w:noProof/>
            <w:webHidden/>
          </w:rPr>
          <w:fldChar w:fldCharType="begin"/>
        </w:r>
        <w:r>
          <w:rPr>
            <w:noProof/>
            <w:webHidden/>
          </w:rPr>
          <w:instrText xml:space="preserve"> PAGEREF _Toc219315735 \h </w:instrText>
        </w:r>
        <w:r>
          <w:rPr>
            <w:noProof/>
            <w:webHidden/>
          </w:rPr>
        </w:r>
        <w:r>
          <w:rPr>
            <w:noProof/>
            <w:webHidden/>
          </w:rPr>
          <w:fldChar w:fldCharType="separate"/>
        </w:r>
        <w:r>
          <w:rPr>
            <w:noProof/>
            <w:webHidden/>
          </w:rPr>
          <w:t>54</w:t>
        </w:r>
        <w:r>
          <w:rPr>
            <w:noProof/>
            <w:webHidden/>
          </w:rPr>
          <w:fldChar w:fldCharType="end"/>
        </w:r>
      </w:hyperlink>
    </w:p>
    <w:p w14:paraId="3A79A5CA" w14:textId="58E2EAF2"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736" w:history="1">
        <w:r w:rsidRPr="00B2455C">
          <w:rPr>
            <w:rStyle w:val="Hyperlink"/>
            <w:noProof/>
          </w:rPr>
          <w:t>4.2.3. Database initialization using migrations</w:t>
        </w:r>
        <w:r>
          <w:rPr>
            <w:noProof/>
            <w:webHidden/>
          </w:rPr>
          <w:tab/>
        </w:r>
        <w:r>
          <w:rPr>
            <w:noProof/>
            <w:webHidden/>
          </w:rPr>
          <w:fldChar w:fldCharType="begin"/>
        </w:r>
        <w:r>
          <w:rPr>
            <w:noProof/>
            <w:webHidden/>
          </w:rPr>
          <w:instrText xml:space="preserve"> PAGEREF _Toc219315736 \h </w:instrText>
        </w:r>
        <w:r>
          <w:rPr>
            <w:noProof/>
            <w:webHidden/>
          </w:rPr>
        </w:r>
        <w:r>
          <w:rPr>
            <w:noProof/>
            <w:webHidden/>
          </w:rPr>
          <w:fldChar w:fldCharType="separate"/>
        </w:r>
        <w:r>
          <w:rPr>
            <w:noProof/>
            <w:webHidden/>
          </w:rPr>
          <w:t>54</w:t>
        </w:r>
        <w:r>
          <w:rPr>
            <w:noProof/>
            <w:webHidden/>
          </w:rPr>
          <w:fldChar w:fldCharType="end"/>
        </w:r>
      </w:hyperlink>
    </w:p>
    <w:p w14:paraId="67DA18C3" w14:textId="4ADF49C4"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737" w:history="1">
        <w:r w:rsidRPr="00B2455C">
          <w:rPr>
            <w:rStyle w:val="Hyperlink"/>
            <w:noProof/>
          </w:rPr>
          <w:t>4.2.4. Running the application</w:t>
        </w:r>
        <w:r>
          <w:rPr>
            <w:noProof/>
            <w:webHidden/>
          </w:rPr>
          <w:tab/>
        </w:r>
        <w:r>
          <w:rPr>
            <w:noProof/>
            <w:webHidden/>
          </w:rPr>
          <w:fldChar w:fldCharType="begin"/>
        </w:r>
        <w:r>
          <w:rPr>
            <w:noProof/>
            <w:webHidden/>
          </w:rPr>
          <w:instrText xml:space="preserve"> PAGEREF _Toc219315737 \h </w:instrText>
        </w:r>
        <w:r>
          <w:rPr>
            <w:noProof/>
            <w:webHidden/>
          </w:rPr>
        </w:r>
        <w:r>
          <w:rPr>
            <w:noProof/>
            <w:webHidden/>
          </w:rPr>
          <w:fldChar w:fldCharType="separate"/>
        </w:r>
        <w:r>
          <w:rPr>
            <w:noProof/>
            <w:webHidden/>
          </w:rPr>
          <w:t>55</w:t>
        </w:r>
        <w:r>
          <w:rPr>
            <w:noProof/>
            <w:webHidden/>
          </w:rPr>
          <w:fldChar w:fldCharType="end"/>
        </w:r>
      </w:hyperlink>
    </w:p>
    <w:p w14:paraId="34F4DDA3" w14:textId="3FEF0444" w:rsidR="007C1B7F" w:rsidRDefault="007C1B7F" w:rsidP="007C1B7F">
      <w:pPr>
        <w:pStyle w:val="TOC2"/>
        <w:tabs>
          <w:tab w:val="right" w:leader="dot" w:pos="9628"/>
        </w:tabs>
        <w:ind w:firstLine="0"/>
        <w:rPr>
          <w:rFonts w:asciiTheme="minorHAnsi" w:eastAsiaTheme="minorEastAsia" w:hAnsiTheme="minorHAnsi" w:cstheme="minorBidi"/>
          <w:noProof/>
          <w:kern w:val="2"/>
          <w:sz w:val="24"/>
          <w14:ligatures w14:val="standardContextual"/>
        </w:rPr>
      </w:pPr>
      <w:hyperlink w:anchor="_Toc219315738" w:history="1">
        <w:r w:rsidRPr="00B2455C">
          <w:rPr>
            <w:rStyle w:val="Hyperlink"/>
            <w:noProof/>
          </w:rPr>
          <w:t>4.3. Key code snippets and explanation</w:t>
        </w:r>
        <w:r>
          <w:rPr>
            <w:noProof/>
            <w:webHidden/>
          </w:rPr>
          <w:tab/>
        </w:r>
        <w:r>
          <w:rPr>
            <w:noProof/>
            <w:webHidden/>
          </w:rPr>
          <w:fldChar w:fldCharType="begin"/>
        </w:r>
        <w:r>
          <w:rPr>
            <w:noProof/>
            <w:webHidden/>
          </w:rPr>
          <w:instrText xml:space="preserve"> PAGEREF _Toc219315738 \h </w:instrText>
        </w:r>
        <w:r>
          <w:rPr>
            <w:noProof/>
            <w:webHidden/>
          </w:rPr>
        </w:r>
        <w:r>
          <w:rPr>
            <w:noProof/>
            <w:webHidden/>
          </w:rPr>
          <w:fldChar w:fldCharType="separate"/>
        </w:r>
        <w:r>
          <w:rPr>
            <w:noProof/>
            <w:webHidden/>
          </w:rPr>
          <w:t>56</w:t>
        </w:r>
        <w:r>
          <w:rPr>
            <w:noProof/>
            <w:webHidden/>
          </w:rPr>
          <w:fldChar w:fldCharType="end"/>
        </w:r>
      </w:hyperlink>
    </w:p>
    <w:p w14:paraId="30E7862A" w14:textId="00B0FA2A"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739" w:history="1">
        <w:r w:rsidRPr="00B2455C">
          <w:rPr>
            <w:rStyle w:val="Hyperlink"/>
            <w:noProof/>
          </w:rPr>
          <w:t>4.3.1. Backend permission handling in controller layer</w:t>
        </w:r>
        <w:r>
          <w:rPr>
            <w:noProof/>
            <w:webHidden/>
          </w:rPr>
          <w:tab/>
        </w:r>
        <w:r>
          <w:rPr>
            <w:noProof/>
            <w:webHidden/>
          </w:rPr>
          <w:fldChar w:fldCharType="begin"/>
        </w:r>
        <w:r>
          <w:rPr>
            <w:noProof/>
            <w:webHidden/>
          </w:rPr>
          <w:instrText xml:space="preserve"> PAGEREF _Toc219315739 \h </w:instrText>
        </w:r>
        <w:r>
          <w:rPr>
            <w:noProof/>
            <w:webHidden/>
          </w:rPr>
        </w:r>
        <w:r>
          <w:rPr>
            <w:noProof/>
            <w:webHidden/>
          </w:rPr>
          <w:fldChar w:fldCharType="separate"/>
        </w:r>
        <w:r>
          <w:rPr>
            <w:noProof/>
            <w:webHidden/>
          </w:rPr>
          <w:t>57</w:t>
        </w:r>
        <w:r>
          <w:rPr>
            <w:noProof/>
            <w:webHidden/>
          </w:rPr>
          <w:fldChar w:fldCharType="end"/>
        </w:r>
      </w:hyperlink>
    </w:p>
    <w:p w14:paraId="3D12CBD4" w14:textId="73FCDAA2"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740" w:history="1">
        <w:r w:rsidRPr="00B2455C">
          <w:rPr>
            <w:rStyle w:val="Hyperlink"/>
            <w:noProof/>
          </w:rPr>
          <w:t>4.3.2. Dynamic permission matrix in presentation layer</w:t>
        </w:r>
        <w:r>
          <w:rPr>
            <w:noProof/>
            <w:webHidden/>
          </w:rPr>
          <w:tab/>
        </w:r>
        <w:r>
          <w:rPr>
            <w:noProof/>
            <w:webHidden/>
          </w:rPr>
          <w:fldChar w:fldCharType="begin"/>
        </w:r>
        <w:r>
          <w:rPr>
            <w:noProof/>
            <w:webHidden/>
          </w:rPr>
          <w:instrText xml:space="preserve"> PAGEREF _Toc219315740 \h </w:instrText>
        </w:r>
        <w:r>
          <w:rPr>
            <w:noProof/>
            <w:webHidden/>
          </w:rPr>
        </w:r>
        <w:r>
          <w:rPr>
            <w:noProof/>
            <w:webHidden/>
          </w:rPr>
          <w:fldChar w:fldCharType="separate"/>
        </w:r>
        <w:r>
          <w:rPr>
            <w:noProof/>
            <w:webHidden/>
          </w:rPr>
          <w:t>58</w:t>
        </w:r>
        <w:r>
          <w:rPr>
            <w:noProof/>
            <w:webHidden/>
          </w:rPr>
          <w:fldChar w:fldCharType="end"/>
        </w:r>
      </w:hyperlink>
    </w:p>
    <w:p w14:paraId="1522644D" w14:textId="795BD36B"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741" w:history="1">
        <w:r w:rsidRPr="00B2455C">
          <w:rPr>
            <w:rStyle w:val="Hyperlink"/>
            <w:noProof/>
          </w:rPr>
          <w:t>4.3.3. Detailed processing workflow</w:t>
        </w:r>
        <w:r>
          <w:rPr>
            <w:noProof/>
            <w:webHidden/>
          </w:rPr>
          <w:tab/>
        </w:r>
        <w:r>
          <w:rPr>
            <w:noProof/>
            <w:webHidden/>
          </w:rPr>
          <w:fldChar w:fldCharType="begin"/>
        </w:r>
        <w:r>
          <w:rPr>
            <w:noProof/>
            <w:webHidden/>
          </w:rPr>
          <w:instrText xml:space="preserve"> PAGEREF _Toc219315741 \h </w:instrText>
        </w:r>
        <w:r>
          <w:rPr>
            <w:noProof/>
            <w:webHidden/>
          </w:rPr>
        </w:r>
        <w:r>
          <w:rPr>
            <w:noProof/>
            <w:webHidden/>
          </w:rPr>
          <w:fldChar w:fldCharType="separate"/>
        </w:r>
        <w:r>
          <w:rPr>
            <w:noProof/>
            <w:webHidden/>
          </w:rPr>
          <w:t>59</w:t>
        </w:r>
        <w:r>
          <w:rPr>
            <w:noProof/>
            <w:webHidden/>
          </w:rPr>
          <w:fldChar w:fldCharType="end"/>
        </w:r>
      </w:hyperlink>
    </w:p>
    <w:p w14:paraId="636EA11B" w14:textId="77AFB50E"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742" w:history="1">
        <w:r w:rsidRPr="00B2455C">
          <w:rPr>
            <w:rStyle w:val="Hyperlink"/>
            <w:noProof/>
          </w:rPr>
          <w:t>4.3.4. Security enforcement mechanism</w:t>
        </w:r>
        <w:r>
          <w:rPr>
            <w:noProof/>
            <w:webHidden/>
          </w:rPr>
          <w:tab/>
        </w:r>
        <w:r>
          <w:rPr>
            <w:noProof/>
            <w:webHidden/>
          </w:rPr>
          <w:fldChar w:fldCharType="begin"/>
        </w:r>
        <w:r>
          <w:rPr>
            <w:noProof/>
            <w:webHidden/>
          </w:rPr>
          <w:instrText xml:space="preserve"> PAGEREF _Toc219315742 \h </w:instrText>
        </w:r>
        <w:r>
          <w:rPr>
            <w:noProof/>
            <w:webHidden/>
          </w:rPr>
        </w:r>
        <w:r>
          <w:rPr>
            <w:noProof/>
            <w:webHidden/>
          </w:rPr>
          <w:fldChar w:fldCharType="separate"/>
        </w:r>
        <w:r>
          <w:rPr>
            <w:noProof/>
            <w:webHidden/>
          </w:rPr>
          <w:t>59</w:t>
        </w:r>
        <w:r>
          <w:rPr>
            <w:noProof/>
            <w:webHidden/>
          </w:rPr>
          <w:fldChar w:fldCharType="end"/>
        </w:r>
      </w:hyperlink>
    </w:p>
    <w:p w14:paraId="26277F6C" w14:textId="43CFF9D8"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743" w:history="1">
        <w:r w:rsidRPr="00B2455C">
          <w:rPr>
            <w:rStyle w:val="Hyperlink"/>
            <w:noProof/>
          </w:rPr>
          <w:t>4.3.5. Conclusion of RBAC implementation</w:t>
        </w:r>
        <w:r>
          <w:rPr>
            <w:noProof/>
            <w:webHidden/>
          </w:rPr>
          <w:tab/>
        </w:r>
        <w:r>
          <w:rPr>
            <w:noProof/>
            <w:webHidden/>
          </w:rPr>
          <w:fldChar w:fldCharType="begin"/>
        </w:r>
        <w:r>
          <w:rPr>
            <w:noProof/>
            <w:webHidden/>
          </w:rPr>
          <w:instrText xml:space="preserve"> PAGEREF _Toc219315743 \h </w:instrText>
        </w:r>
        <w:r>
          <w:rPr>
            <w:noProof/>
            <w:webHidden/>
          </w:rPr>
        </w:r>
        <w:r>
          <w:rPr>
            <w:noProof/>
            <w:webHidden/>
          </w:rPr>
          <w:fldChar w:fldCharType="separate"/>
        </w:r>
        <w:r>
          <w:rPr>
            <w:noProof/>
            <w:webHidden/>
          </w:rPr>
          <w:t>60</w:t>
        </w:r>
        <w:r>
          <w:rPr>
            <w:noProof/>
            <w:webHidden/>
          </w:rPr>
          <w:fldChar w:fldCharType="end"/>
        </w:r>
      </w:hyperlink>
    </w:p>
    <w:p w14:paraId="54501A51" w14:textId="647D80DE"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744" w:history="1">
        <w:r w:rsidRPr="00B2455C">
          <w:rPr>
            <w:rStyle w:val="Hyperlink"/>
            <w:noProof/>
          </w:rPr>
          <w:t>4.3.6. Verification and testing results</w:t>
        </w:r>
        <w:r>
          <w:rPr>
            <w:noProof/>
            <w:webHidden/>
          </w:rPr>
          <w:tab/>
        </w:r>
        <w:r>
          <w:rPr>
            <w:noProof/>
            <w:webHidden/>
          </w:rPr>
          <w:fldChar w:fldCharType="begin"/>
        </w:r>
        <w:r>
          <w:rPr>
            <w:noProof/>
            <w:webHidden/>
          </w:rPr>
          <w:instrText xml:space="preserve"> PAGEREF _Toc219315744 \h </w:instrText>
        </w:r>
        <w:r>
          <w:rPr>
            <w:noProof/>
            <w:webHidden/>
          </w:rPr>
        </w:r>
        <w:r>
          <w:rPr>
            <w:noProof/>
            <w:webHidden/>
          </w:rPr>
          <w:fldChar w:fldCharType="separate"/>
        </w:r>
        <w:r>
          <w:rPr>
            <w:noProof/>
            <w:webHidden/>
          </w:rPr>
          <w:t>60</w:t>
        </w:r>
        <w:r>
          <w:rPr>
            <w:noProof/>
            <w:webHidden/>
          </w:rPr>
          <w:fldChar w:fldCharType="end"/>
        </w:r>
      </w:hyperlink>
    </w:p>
    <w:p w14:paraId="200E653A" w14:textId="6FB3B6D3" w:rsidR="007C1B7F" w:rsidRDefault="007C1B7F" w:rsidP="007C1B7F">
      <w:pPr>
        <w:pStyle w:val="TOC2"/>
        <w:tabs>
          <w:tab w:val="right" w:leader="dot" w:pos="9628"/>
        </w:tabs>
        <w:ind w:firstLine="0"/>
        <w:rPr>
          <w:rFonts w:asciiTheme="minorHAnsi" w:eastAsiaTheme="minorEastAsia" w:hAnsiTheme="minorHAnsi" w:cstheme="minorBidi"/>
          <w:noProof/>
          <w:kern w:val="2"/>
          <w:sz w:val="24"/>
          <w14:ligatures w14:val="standardContextual"/>
        </w:rPr>
      </w:pPr>
      <w:hyperlink w:anchor="_Toc219315745" w:history="1">
        <w:r w:rsidRPr="00B2455C">
          <w:rPr>
            <w:rStyle w:val="Hyperlink"/>
            <w:noProof/>
          </w:rPr>
          <w:t>4.4. Screenshots of main features</w:t>
        </w:r>
        <w:r>
          <w:rPr>
            <w:noProof/>
            <w:webHidden/>
          </w:rPr>
          <w:tab/>
        </w:r>
        <w:r>
          <w:rPr>
            <w:noProof/>
            <w:webHidden/>
          </w:rPr>
          <w:fldChar w:fldCharType="begin"/>
        </w:r>
        <w:r>
          <w:rPr>
            <w:noProof/>
            <w:webHidden/>
          </w:rPr>
          <w:instrText xml:space="preserve"> PAGEREF _Toc219315745 \h </w:instrText>
        </w:r>
        <w:r>
          <w:rPr>
            <w:noProof/>
            <w:webHidden/>
          </w:rPr>
        </w:r>
        <w:r>
          <w:rPr>
            <w:noProof/>
            <w:webHidden/>
          </w:rPr>
          <w:fldChar w:fldCharType="separate"/>
        </w:r>
        <w:r>
          <w:rPr>
            <w:noProof/>
            <w:webHidden/>
          </w:rPr>
          <w:t>61</w:t>
        </w:r>
        <w:r>
          <w:rPr>
            <w:noProof/>
            <w:webHidden/>
          </w:rPr>
          <w:fldChar w:fldCharType="end"/>
        </w:r>
      </w:hyperlink>
    </w:p>
    <w:p w14:paraId="634E26B4" w14:textId="2654229F"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746" w:history="1">
        <w:r w:rsidRPr="00B2455C">
          <w:rPr>
            <w:rStyle w:val="Hyperlink"/>
            <w:noProof/>
          </w:rPr>
          <w:t>4.4.1. Authentication and authorization</w:t>
        </w:r>
        <w:r>
          <w:rPr>
            <w:noProof/>
            <w:webHidden/>
          </w:rPr>
          <w:tab/>
        </w:r>
        <w:r>
          <w:rPr>
            <w:noProof/>
            <w:webHidden/>
          </w:rPr>
          <w:fldChar w:fldCharType="begin"/>
        </w:r>
        <w:r>
          <w:rPr>
            <w:noProof/>
            <w:webHidden/>
          </w:rPr>
          <w:instrText xml:space="preserve"> PAGEREF _Toc219315746 \h </w:instrText>
        </w:r>
        <w:r>
          <w:rPr>
            <w:noProof/>
            <w:webHidden/>
          </w:rPr>
        </w:r>
        <w:r>
          <w:rPr>
            <w:noProof/>
            <w:webHidden/>
          </w:rPr>
          <w:fldChar w:fldCharType="separate"/>
        </w:r>
        <w:r>
          <w:rPr>
            <w:noProof/>
            <w:webHidden/>
          </w:rPr>
          <w:t>61</w:t>
        </w:r>
        <w:r>
          <w:rPr>
            <w:noProof/>
            <w:webHidden/>
          </w:rPr>
          <w:fldChar w:fldCharType="end"/>
        </w:r>
      </w:hyperlink>
    </w:p>
    <w:p w14:paraId="482FAFEA" w14:textId="31066C6E" w:rsidR="007C1B7F" w:rsidRDefault="007C1B7F" w:rsidP="007C1B7F">
      <w:pPr>
        <w:pStyle w:val="TOC4"/>
        <w:tabs>
          <w:tab w:val="right" w:leader="dot" w:pos="9628"/>
        </w:tabs>
        <w:ind w:firstLine="0"/>
        <w:rPr>
          <w:rFonts w:asciiTheme="minorHAnsi" w:eastAsiaTheme="minorEastAsia" w:hAnsiTheme="minorHAnsi" w:cstheme="minorBidi"/>
          <w:noProof/>
          <w:kern w:val="2"/>
          <w:sz w:val="24"/>
          <w14:ligatures w14:val="standardContextual"/>
        </w:rPr>
      </w:pPr>
      <w:hyperlink w:anchor="_Toc219315747" w:history="1">
        <w:r w:rsidRPr="00B2455C">
          <w:rPr>
            <w:rStyle w:val="Hyperlink"/>
            <w:noProof/>
          </w:rPr>
          <w:t>4.4.1.1. Login page</w:t>
        </w:r>
        <w:r>
          <w:rPr>
            <w:noProof/>
            <w:webHidden/>
          </w:rPr>
          <w:tab/>
        </w:r>
        <w:r>
          <w:rPr>
            <w:noProof/>
            <w:webHidden/>
          </w:rPr>
          <w:fldChar w:fldCharType="begin"/>
        </w:r>
        <w:r>
          <w:rPr>
            <w:noProof/>
            <w:webHidden/>
          </w:rPr>
          <w:instrText xml:space="preserve"> PAGEREF _Toc219315747 \h </w:instrText>
        </w:r>
        <w:r>
          <w:rPr>
            <w:noProof/>
            <w:webHidden/>
          </w:rPr>
        </w:r>
        <w:r>
          <w:rPr>
            <w:noProof/>
            <w:webHidden/>
          </w:rPr>
          <w:fldChar w:fldCharType="separate"/>
        </w:r>
        <w:r>
          <w:rPr>
            <w:noProof/>
            <w:webHidden/>
          </w:rPr>
          <w:t>61</w:t>
        </w:r>
        <w:r>
          <w:rPr>
            <w:noProof/>
            <w:webHidden/>
          </w:rPr>
          <w:fldChar w:fldCharType="end"/>
        </w:r>
      </w:hyperlink>
    </w:p>
    <w:p w14:paraId="687C8CC1" w14:textId="533CD8F1" w:rsidR="007C1B7F" w:rsidRDefault="007C1B7F" w:rsidP="007C1B7F">
      <w:pPr>
        <w:pStyle w:val="TOC4"/>
        <w:tabs>
          <w:tab w:val="right" w:leader="dot" w:pos="9628"/>
        </w:tabs>
        <w:ind w:firstLine="0"/>
        <w:rPr>
          <w:rFonts w:asciiTheme="minorHAnsi" w:eastAsiaTheme="minorEastAsia" w:hAnsiTheme="minorHAnsi" w:cstheme="minorBidi"/>
          <w:noProof/>
          <w:kern w:val="2"/>
          <w:sz w:val="24"/>
          <w14:ligatures w14:val="standardContextual"/>
        </w:rPr>
      </w:pPr>
      <w:hyperlink w:anchor="_Toc219315748" w:history="1">
        <w:r w:rsidRPr="00B2455C">
          <w:rPr>
            <w:rStyle w:val="Hyperlink"/>
            <w:noProof/>
          </w:rPr>
          <w:t>4.4.1.2. Login success and redirect</w:t>
        </w:r>
        <w:r>
          <w:rPr>
            <w:noProof/>
            <w:webHidden/>
          </w:rPr>
          <w:tab/>
        </w:r>
        <w:r>
          <w:rPr>
            <w:noProof/>
            <w:webHidden/>
          </w:rPr>
          <w:fldChar w:fldCharType="begin"/>
        </w:r>
        <w:r>
          <w:rPr>
            <w:noProof/>
            <w:webHidden/>
          </w:rPr>
          <w:instrText xml:space="preserve"> PAGEREF _Toc219315748 \h </w:instrText>
        </w:r>
        <w:r>
          <w:rPr>
            <w:noProof/>
            <w:webHidden/>
          </w:rPr>
        </w:r>
        <w:r>
          <w:rPr>
            <w:noProof/>
            <w:webHidden/>
          </w:rPr>
          <w:fldChar w:fldCharType="separate"/>
        </w:r>
        <w:r>
          <w:rPr>
            <w:noProof/>
            <w:webHidden/>
          </w:rPr>
          <w:t>61</w:t>
        </w:r>
        <w:r>
          <w:rPr>
            <w:noProof/>
            <w:webHidden/>
          </w:rPr>
          <w:fldChar w:fldCharType="end"/>
        </w:r>
      </w:hyperlink>
    </w:p>
    <w:p w14:paraId="0D30C5C5" w14:textId="280B36F8" w:rsidR="007C1B7F" w:rsidRDefault="007C1B7F" w:rsidP="007C1B7F">
      <w:pPr>
        <w:pStyle w:val="TOC4"/>
        <w:tabs>
          <w:tab w:val="right" w:leader="dot" w:pos="9628"/>
        </w:tabs>
        <w:ind w:firstLine="0"/>
        <w:rPr>
          <w:rFonts w:asciiTheme="minorHAnsi" w:eastAsiaTheme="minorEastAsia" w:hAnsiTheme="minorHAnsi" w:cstheme="minorBidi"/>
          <w:noProof/>
          <w:kern w:val="2"/>
          <w:sz w:val="24"/>
          <w14:ligatures w14:val="standardContextual"/>
        </w:rPr>
      </w:pPr>
      <w:hyperlink w:anchor="_Toc219315749" w:history="1">
        <w:r w:rsidRPr="00B2455C">
          <w:rPr>
            <w:rStyle w:val="Hyperlink"/>
            <w:noProof/>
          </w:rPr>
          <w:t>4.4.1.3. Authorization check and access denied</w:t>
        </w:r>
        <w:r>
          <w:rPr>
            <w:noProof/>
            <w:webHidden/>
          </w:rPr>
          <w:tab/>
        </w:r>
        <w:r>
          <w:rPr>
            <w:noProof/>
            <w:webHidden/>
          </w:rPr>
          <w:fldChar w:fldCharType="begin"/>
        </w:r>
        <w:r>
          <w:rPr>
            <w:noProof/>
            <w:webHidden/>
          </w:rPr>
          <w:instrText xml:space="preserve"> PAGEREF _Toc219315749 \h </w:instrText>
        </w:r>
        <w:r>
          <w:rPr>
            <w:noProof/>
            <w:webHidden/>
          </w:rPr>
        </w:r>
        <w:r>
          <w:rPr>
            <w:noProof/>
            <w:webHidden/>
          </w:rPr>
          <w:fldChar w:fldCharType="separate"/>
        </w:r>
        <w:r>
          <w:rPr>
            <w:noProof/>
            <w:webHidden/>
          </w:rPr>
          <w:t>61</w:t>
        </w:r>
        <w:r>
          <w:rPr>
            <w:noProof/>
            <w:webHidden/>
          </w:rPr>
          <w:fldChar w:fldCharType="end"/>
        </w:r>
      </w:hyperlink>
    </w:p>
    <w:p w14:paraId="231FE17F" w14:textId="7EF8EA5D"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750" w:history="1">
        <w:r w:rsidRPr="00B2455C">
          <w:rPr>
            <w:rStyle w:val="Hyperlink"/>
            <w:noProof/>
          </w:rPr>
          <w:t>4.4.2. Admin main features</w:t>
        </w:r>
        <w:r>
          <w:rPr>
            <w:noProof/>
            <w:webHidden/>
          </w:rPr>
          <w:tab/>
        </w:r>
        <w:r>
          <w:rPr>
            <w:noProof/>
            <w:webHidden/>
          </w:rPr>
          <w:fldChar w:fldCharType="begin"/>
        </w:r>
        <w:r>
          <w:rPr>
            <w:noProof/>
            <w:webHidden/>
          </w:rPr>
          <w:instrText xml:space="preserve"> PAGEREF _Toc219315750 \h </w:instrText>
        </w:r>
        <w:r>
          <w:rPr>
            <w:noProof/>
            <w:webHidden/>
          </w:rPr>
        </w:r>
        <w:r>
          <w:rPr>
            <w:noProof/>
            <w:webHidden/>
          </w:rPr>
          <w:fldChar w:fldCharType="separate"/>
        </w:r>
        <w:r>
          <w:rPr>
            <w:noProof/>
            <w:webHidden/>
          </w:rPr>
          <w:t>62</w:t>
        </w:r>
        <w:r>
          <w:rPr>
            <w:noProof/>
            <w:webHidden/>
          </w:rPr>
          <w:fldChar w:fldCharType="end"/>
        </w:r>
      </w:hyperlink>
    </w:p>
    <w:p w14:paraId="191A9131" w14:textId="40099D6E" w:rsidR="007C1B7F" w:rsidRDefault="007C1B7F" w:rsidP="007C1B7F">
      <w:pPr>
        <w:pStyle w:val="TOC4"/>
        <w:tabs>
          <w:tab w:val="right" w:leader="dot" w:pos="9628"/>
        </w:tabs>
        <w:ind w:firstLine="0"/>
        <w:rPr>
          <w:rFonts w:asciiTheme="minorHAnsi" w:eastAsiaTheme="minorEastAsia" w:hAnsiTheme="minorHAnsi" w:cstheme="minorBidi"/>
          <w:noProof/>
          <w:kern w:val="2"/>
          <w:sz w:val="24"/>
          <w14:ligatures w14:val="standardContextual"/>
        </w:rPr>
      </w:pPr>
      <w:hyperlink w:anchor="_Toc219315751" w:history="1">
        <w:r w:rsidRPr="00B2455C">
          <w:rPr>
            <w:rStyle w:val="Hyperlink"/>
            <w:noProof/>
          </w:rPr>
          <w:t>4.4.2.1. Admin dashboard</w:t>
        </w:r>
        <w:r>
          <w:rPr>
            <w:noProof/>
            <w:webHidden/>
          </w:rPr>
          <w:tab/>
        </w:r>
        <w:r>
          <w:rPr>
            <w:noProof/>
            <w:webHidden/>
          </w:rPr>
          <w:fldChar w:fldCharType="begin"/>
        </w:r>
        <w:r>
          <w:rPr>
            <w:noProof/>
            <w:webHidden/>
          </w:rPr>
          <w:instrText xml:space="preserve"> PAGEREF _Toc219315751 \h </w:instrText>
        </w:r>
        <w:r>
          <w:rPr>
            <w:noProof/>
            <w:webHidden/>
          </w:rPr>
        </w:r>
        <w:r>
          <w:rPr>
            <w:noProof/>
            <w:webHidden/>
          </w:rPr>
          <w:fldChar w:fldCharType="separate"/>
        </w:r>
        <w:r>
          <w:rPr>
            <w:noProof/>
            <w:webHidden/>
          </w:rPr>
          <w:t>62</w:t>
        </w:r>
        <w:r>
          <w:rPr>
            <w:noProof/>
            <w:webHidden/>
          </w:rPr>
          <w:fldChar w:fldCharType="end"/>
        </w:r>
      </w:hyperlink>
    </w:p>
    <w:p w14:paraId="2B40C64A" w14:textId="6B96FC72" w:rsidR="007C1B7F" w:rsidRDefault="007C1B7F" w:rsidP="007C1B7F">
      <w:pPr>
        <w:pStyle w:val="TOC4"/>
        <w:tabs>
          <w:tab w:val="right" w:leader="dot" w:pos="9628"/>
        </w:tabs>
        <w:ind w:firstLine="0"/>
        <w:rPr>
          <w:rFonts w:asciiTheme="minorHAnsi" w:eastAsiaTheme="minorEastAsia" w:hAnsiTheme="minorHAnsi" w:cstheme="minorBidi"/>
          <w:noProof/>
          <w:kern w:val="2"/>
          <w:sz w:val="24"/>
          <w14:ligatures w14:val="standardContextual"/>
        </w:rPr>
      </w:pPr>
      <w:hyperlink w:anchor="_Toc219315752" w:history="1">
        <w:r w:rsidRPr="00B2455C">
          <w:rPr>
            <w:rStyle w:val="Hyperlink"/>
            <w:noProof/>
          </w:rPr>
          <w:t>4.4.2.2. User management</w:t>
        </w:r>
        <w:r>
          <w:rPr>
            <w:noProof/>
            <w:webHidden/>
          </w:rPr>
          <w:tab/>
        </w:r>
        <w:r>
          <w:rPr>
            <w:noProof/>
            <w:webHidden/>
          </w:rPr>
          <w:fldChar w:fldCharType="begin"/>
        </w:r>
        <w:r>
          <w:rPr>
            <w:noProof/>
            <w:webHidden/>
          </w:rPr>
          <w:instrText xml:space="preserve"> PAGEREF _Toc219315752 \h </w:instrText>
        </w:r>
        <w:r>
          <w:rPr>
            <w:noProof/>
            <w:webHidden/>
          </w:rPr>
        </w:r>
        <w:r>
          <w:rPr>
            <w:noProof/>
            <w:webHidden/>
          </w:rPr>
          <w:fldChar w:fldCharType="separate"/>
        </w:r>
        <w:r>
          <w:rPr>
            <w:noProof/>
            <w:webHidden/>
          </w:rPr>
          <w:t>63</w:t>
        </w:r>
        <w:r>
          <w:rPr>
            <w:noProof/>
            <w:webHidden/>
          </w:rPr>
          <w:fldChar w:fldCharType="end"/>
        </w:r>
      </w:hyperlink>
    </w:p>
    <w:p w14:paraId="6F03D547" w14:textId="6C14D0FF" w:rsidR="007C1B7F" w:rsidRDefault="007C1B7F" w:rsidP="007C1B7F">
      <w:pPr>
        <w:pStyle w:val="TOC4"/>
        <w:tabs>
          <w:tab w:val="right" w:leader="dot" w:pos="9628"/>
        </w:tabs>
        <w:ind w:firstLine="0"/>
        <w:rPr>
          <w:rFonts w:asciiTheme="minorHAnsi" w:eastAsiaTheme="minorEastAsia" w:hAnsiTheme="minorHAnsi" w:cstheme="minorBidi"/>
          <w:noProof/>
          <w:kern w:val="2"/>
          <w:sz w:val="24"/>
          <w14:ligatures w14:val="standardContextual"/>
        </w:rPr>
      </w:pPr>
      <w:hyperlink w:anchor="_Toc219315753" w:history="1">
        <w:r w:rsidRPr="00B2455C">
          <w:rPr>
            <w:rStyle w:val="Hyperlink"/>
            <w:noProof/>
          </w:rPr>
          <w:t>4.4.2.3. Role management</w:t>
        </w:r>
        <w:r>
          <w:rPr>
            <w:noProof/>
            <w:webHidden/>
          </w:rPr>
          <w:tab/>
        </w:r>
        <w:r>
          <w:rPr>
            <w:noProof/>
            <w:webHidden/>
          </w:rPr>
          <w:fldChar w:fldCharType="begin"/>
        </w:r>
        <w:r>
          <w:rPr>
            <w:noProof/>
            <w:webHidden/>
          </w:rPr>
          <w:instrText xml:space="preserve"> PAGEREF _Toc219315753 \h </w:instrText>
        </w:r>
        <w:r>
          <w:rPr>
            <w:noProof/>
            <w:webHidden/>
          </w:rPr>
        </w:r>
        <w:r>
          <w:rPr>
            <w:noProof/>
            <w:webHidden/>
          </w:rPr>
          <w:fldChar w:fldCharType="separate"/>
        </w:r>
        <w:r>
          <w:rPr>
            <w:noProof/>
            <w:webHidden/>
          </w:rPr>
          <w:t>63</w:t>
        </w:r>
        <w:r>
          <w:rPr>
            <w:noProof/>
            <w:webHidden/>
          </w:rPr>
          <w:fldChar w:fldCharType="end"/>
        </w:r>
      </w:hyperlink>
    </w:p>
    <w:p w14:paraId="011A012E" w14:textId="4DB256F7" w:rsidR="007C1B7F" w:rsidRDefault="007C1B7F" w:rsidP="007C1B7F">
      <w:pPr>
        <w:pStyle w:val="TOC4"/>
        <w:tabs>
          <w:tab w:val="right" w:leader="dot" w:pos="9628"/>
        </w:tabs>
        <w:ind w:firstLine="0"/>
        <w:rPr>
          <w:rFonts w:asciiTheme="minorHAnsi" w:eastAsiaTheme="minorEastAsia" w:hAnsiTheme="minorHAnsi" w:cstheme="minorBidi"/>
          <w:noProof/>
          <w:kern w:val="2"/>
          <w:sz w:val="24"/>
          <w14:ligatures w14:val="standardContextual"/>
        </w:rPr>
      </w:pPr>
      <w:hyperlink w:anchor="_Toc219315754" w:history="1">
        <w:r w:rsidRPr="00B2455C">
          <w:rPr>
            <w:rStyle w:val="Hyperlink"/>
            <w:noProof/>
          </w:rPr>
          <w:t>4.4.2.4. Permission matrix or access control settings</w:t>
        </w:r>
        <w:r>
          <w:rPr>
            <w:noProof/>
            <w:webHidden/>
          </w:rPr>
          <w:tab/>
        </w:r>
        <w:r>
          <w:rPr>
            <w:noProof/>
            <w:webHidden/>
          </w:rPr>
          <w:fldChar w:fldCharType="begin"/>
        </w:r>
        <w:r>
          <w:rPr>
            <w:noProof/>
            <w:webHidden/>
          </w:rPr>
          <w:instrText xml:space="preserve"> PAGEREF _Toc219315754 \h </w:instrText>
        </w:r>
        <w:r>
          <w:rPr>
            <w:noProof/>
            <w:webHidden/>
          </w:rPr>
        </w:r>
        <w:r>
          <w:rPr>
            <w:noProof/>
            <w:webHidden/>
          </w:rPr>
          <w:fldChar w:fldCharType="separate"/>
        </w:r>
        <w:r>
          <w:rPr>
            <w:noProof/>
            <w:webHidden/>
          </w:rPr>
          <w:t>64</w:t>
        </w:r>
        <w:r>
          <w:rPr>
            <w:noProof/>
            <w:webHidden/>
          </w:rPr>
          <w:fldChar w:fldCharType="end"/>
        </w:r>
      </w:hyperlink>
    </w:p>
    <w:p w14:paraId="5DABE2E7" w14:textId="6A1CE2E9" w:rsidR="007C1B7F" w:rsidRDefault="007C1B7F" w:rsidP="007C1B7F">
      <w:pPr>
        <w:pStyle w:val="TOC4"/>
        <w:tabs>
          <w:tab w:val="right" w:leader="dot" w:pos="9628"/>
        </w:tabs>
        <w:ind w:firstLine="0"/>
        <w:rPr>
          <w:rFonts w:asciiTheme="minorHAnsi" w:eastAsiaTheme="minorEastAsia" w:hAnsiTheme="minorHAnsi" w:cstheme="minorBidi"/>
          <w:noProof/>
          <w:kern w:val="2"/>
          <w:sz w:val="24"/>
          <w14:ligatures w14:val="standardContextual"/>
        </w:rPr>
      </w:pPr>
      <w:hyperlink w:anchor="_Toc219315755" w:history="1">
        <w:r w:rsidRPr="00B2455C">
          <w:rPr>
            <w:rStyle w:val="Hyperlink"/>
            <w:noProof/>
          </w:rPr>
          <w:t>4.4.2.5. Employee management</w:t>
        </w:r>
        <w:r>
          <w:rPr>
            <w:noProof/>
            <w:webHidden/>
          </w:rPr>
          <w:tab/>
        </w:r>
        <w:r>
          <w:rPr>
            <w:noProof/>
            <w:webHidden/>
          </w:rPr>
          <w:fldChar w:fldCharType="begin"/>
        </w:r>
        <w:r>
          <w:rPr>
            <w:noProof/>
            <w:webHidden/>
          </w:rPr>
          <w:instrText xml:space="preserve"> PAGEREF _Toc219315755 \h </w:instrText>
        </w:r>
        <w:r>
          <w:rPr>
            <w:noProof/>
            <w:webHidden/>
          </w:rPr>
        </w:r>
        <w:r>
          <w:rPr>
            <w:noProof/>
            <w:webHidden/>
          </w:rPr>
          <w:fldChar w:fldCharType="separate"/>
        </w:r>
        <w:r>
          <w:rPr>
            <w:noProof/>
            <w:webHidden/>
          </w:rPr>
          <w:t>65</w:t>
        </w:r>
        <w:r>
          <w:rPr>
            <w:noProof/>
            <w:webHidden/>
          </w:rPr>
          <w:fldChar w:fldCharType="end"/>
        </w:r>
      </w:hyperlink>
    </w:p>
    <w:p w14:paraId="262CA3AB" w14:textId="45F9F34D" w:rsidR="007C1B7F" w:rsidRDefault="007C1B7F" w:rsidP="007C1B7F">
      <w:pPr>
        <w:pStyle w:val="TOC4"/>
        <w:tabs>
          <w:tab w:val="right" w:leader="dot" w:pos="9628"/>
        </w:tabs>
        <w:ind w:firstLine="0"/>
        <w:rPr>
          <w:rFonts w:asciiTheme="minorHAnsi" w:eastAsiaTheme="minorEastAsia" w:hAnsiTheme="minorHAnsi" w:cstheme="minorBidi"/>
          <w:noProof/>
          <w:kern w:val="2"/>
          <w:sz w:val="24"/>
          <w14:ligatures w14:val="standardContextual"/>
        </w:rPr>
      </w:pPr>
      <w:hyperlink w:anchor="_Toc219315756" w:history="1">
        <w:r w:rsidRPr="00B2455C">
          <w:rPr>
            <w:rStyle w:val="Hyperlink"/>
            <w:noProof/>
          </w:rPr>
          <w:t>4.4.2.6. Attendance tracking</w:t>
        </w:r>
        <w:r>
          <w:rPr>
            <w:noProof/>
            <w:webHidden/>
          </w:rPr>
          <w:tab/>
        </w:r>
        <w:r>
          <w:rPr>
            <w:noProof/>
            <w:webHidden/>
          </w:rPr>
          <w:fldChar w:fldCharType="begin"/>
        </w:r>
        <w:r>
          <w:rPr>
            <w:noProof/>
            <w:webHidden/>
          </w:rPr>
          <w:instrText xml:space="preserve"> PAGEREF _Toc219315756 \h </w:instrText>
        </w:r>
        <w:r>
          <w:rPr>
            <w:noProof/>
            <w:webHidden/>
          </w:rPr>
        </w:r>
        <w:r>
          <w:rPr>
            <w:noProof/>
            <w:webHidden/>
          </w:rPr>
          <w:fldChar w:fldCharType="separate"/>
        </w:r>
        <w:r>
          <w:rPr>
            <w:noProof/>
            <w:webHidden/>
          </w:rPr>
          <w:t>65</w:t>
        </w:r>
        <w:r>
          <w:rPr>
            <w:noProof/>
            <w:webHidden/>
          </w:rPr>
          <w:fldChar w:fldCharType="end"/>
        </w:r>
      </w:hyperlink>
    </w:p>
    <w:p w14:paraId="198F9DB5" w14:textId="4190DBE5" w:rsidR="007C1B7F" w:rsidRDefault="007C1B7F" w:rsidP="007C1B7F">
      <w:pPr>
        <w:pStyle w:val="TOC4"/>
        <w:tabs>
          <w:tab w:val="right" w:leader="dot" w:pos="9628"/>
        </w:tabs>
        <w:ind w:firstLine="0"/>
        <w:rPr>
          <w:rFonts w:asciiTheme="minorHAnsi" w:eastAsiaTheme="minorEastAsia" w:hAnsiTheme="minorHAnsi" w:cstheme="minorBidi"/>
          <w:noProof/>
          <w:kern w:val="2"/>
          <w:sz w:val="24"/>
          <w14:ligatures w14:val="standardContextual"/>
        </w:rPr>
      </w:pPr>
      <w:hyperlink w:anchor="_Toc219315757" w:history="1">
        <w:r w:rsidRPr="00B2455C">
          <w:rPr>
            <w:rStyle w:val="Hyperlink"/>
            <w:noProof/>
          </w:rPr>
          <w:t>4.4.2.7. Expense management</w:t>
        </w:r>
        <w:r>
          <w:rPr>
            <w:noProof/>
            <w:webHidden/>
          </w:rPr>
          <w:tab/>
        </w:r>
        <w:r>
          <w:rPr>
            <w:noProof/>
            <w:webHidden/>
          </w:rPr>
          <w:fldChar w:fldCharType="begin"/>
        </w:r>
        <w:r>
          <w:rPr>
            <w:noProof/>
            <w:webHidden/>
          </w:rPr>
          <w:instrText xml:space="preserve"> PAGEREF _Toc219315757 \h </w:instrText>
        </w:r>
        <w:r>
          <w:rPr>
            <w:noProof/>
            <w:webHidden/>
          </w:rPr>
        </w:r>
        <w:r>
          <w:rPr>
            <w:noProof/>
            <w:webHidden/>
          </w:rPr>
          <w:fldChar w:fldCharType="separate"/>
        </w:r>
        <w:r>
          <w:rPr>
            <w:noProof/>
            <w:webHidden/>
          </w:rPr>
          <w:t>66</w:t>
        </w:r>
        <w:r>
          <w:rPr>
            <w:noProof/>
            <w:webHidden/>
          </w:rPr>
          <w:fldChar w:fldCharType="end"/>
        </w:r>
      </w:hyperlink>
    </w:p>
    <w:p w14:paraId="35A1E047" w14:textId="50FAC8A0" w:rsidR="007C1B7F" w:rsidRDefault="007C1B7F" w:rsidP="007C1B7F">
      <w:pPr>
        <w:pStyle w:val="TOC4"/>
        <w:tabs>
          <w:tab w:val="right" w:leader="dot" w:pos="9628"/>
        </w:tabs>
        <w:ind w:firstLine="0"/>
        <w:rPr>
          <w:rFonts w:asciiTheme="minorHAnsi" w:eastAsiaTheme="minorEastAsia" w:hAnsiTheme="minorHAnsi" w:cstheme="minorBidi"/>
          <w:noProof/>
          <w:kern w:val="2"/>
          <w:sz w:val="24"/>
          <w14:ligatures w14:val="standardContextual"/>
        </w:rPr>
      </w:pPr>
      <w:hyperlink w:anchor="_Toc219315758" w:history="1">
        <w:r w:rsidRPr="00B2455C">
          <w:rPr>
            <w:rStyle w:val="Hyperlink"/>
            <w:noProof/>
          </w:rPr>
          <w:t>4.4.2.8. Export reports to Excel</w:t>
        </w:r>
        <w:r>
          <w:rPr>
            <w:noProof/>
            <w:webHidden/>
          </w:rPr>
          <w:tab/>
        </w:r>
        <w:r>
          <w:rPr>
            <w:noProof/>
            <w:webHidden/>
          </w:rPr>
          <w:fldChar w:fldCharType="begin"/>
        </w:r>
        <w:r>
          <w:rPr>
            <w:noProof/>
            <w:webHidden/>
          </w:rPr>
          <w:instrText xml:space="preserve"> PAGEREF _Toc219315758 \h </w:instrText>
        </w:r>
        <w:r>
          <w:rPr>
            <w:noProof/>
            <w:webHidden/>
          </w:rPr>
        </w:r>
        <w:r>
          <w:rPr>
            <w:noProof/>
            <w:webHidden/>
          </w:rPr>
          <w:fldChar w:fldCharType="separate"/>
        </w:r>
        <w:r>
          <w:rPr>
            <w:noProof/>
            <w:webHidden/>
          </w:rPr>
          <w:t>67</w:t>
        </w:r>
        <w:r>
          <w:rPr>
            <w:noProof/>
            <w:webHidden/>
          </w:rPr>
          <w:fldChar w:fldCharType="end"/>
        </w:r>
      </w:hyperlink>
    </w:p>
    <w:p w14:paraId="1E25CE20" w14:textId="624E711D" w:rsidR="007C1B7F" w:rsidRDefault="007C1B7F" w:rsidP="007C1B7F">
      <w:pPr>
        <w:pStyle w:val="TOC4"/>
        <w:tabs>
          <w:tab w:val="right" w:leader="dot" w:pos="9628"/>
        </w:tabs>
        <w:ind w:firstLine="0"/>
        <w:rPr>
          <w:rFonts w:asciiTheme="minorHAnsi" w:eastAsiaTheme="minorEastAsia" w:hAnsiTheme="minorHAnsi" w:cstheme="minorBidi"/>
          <w:noProof/>
          <w:kern w:val="2"/>
          <w:sz w:val="24"/>
          <w14:ligatures w14:val="standardContextual"/>
        </w:rPr>
      </w:pPr>
      <w:hyperlink w:anchor="_Toc219315759" w:history="1">
        <w:r w:rsidRPr="00B2455C">
          <w:rPr>
            <w:rStyle w:val="Hyperlink"/>
            <w:noProof/>
          </w:rPr>
          <w:t>4.4.2.9. System configuration</w:t>
        </w:r>
        <w:r>
          <w:rPr>
            <w:noProof/>
            <w:webHidden/>
          </w:rPr>
          <w:tab/>
        </w:r>
        <w:r>
          <w:rPr>
            <w:noProof/>
            <w:webHidden/>
          </w:rPr>
          <w:fldChar w:fldCharType="begin"/>
        </w:r>
        <w:r>
          <w:rPr>
            <w:noProof/>
            <w:webHidden/>
          </w:rPr>
          <w:instrText xml:space="preserve"> PAGEREF _Toc219315759 \h </w:instrText>
        </w:r>
        <w:r>
          <w:rPr>
            <w:noProof/>
            <w:webHidden/>
          </w:rPr>
        </w:r>
        <w:r>
          <w:rPr>
            <w:noProof/>
            <w:webHidden/>
          </w:rPr>
          <w:fldChar w:fldCharType="separate"/>
        </w:r>
        <w:r>
          <w:rPr>
            <w:noProof/>
            <w:webHidden/>
          </w:rPr>
          <w:t>68</w:t>
        </w:r>
        <w:r>
          <w:rPr>
            <w:noProof/>
            <w:webHidden/>
          </w:rPr>
          <w:fldChar w:fldCharType="end"/>
        </w:r>
      </w:hyperlink>
    </w:p>
    <w:p w14:paraId="2B615C4C" w14:textId="5BDC87D6"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760" w:history="1">
        <w:r w:rsidRPr="00B2455C">
          <w:rPr>
            <w:rStyle w:val="Hyperlink"/>
            <w:noProof/>
          </w:rPr>
          <w:t>4.4.3. Sales Staff main features</w:t>
        </w:r>
        <w:r>
          <w:rPr>
            <w:noProof/>
            <w:webHidden/>
          </w:rPr>
          <w:tab/>
        </w:r>
        <w:r>
          <w:rPr>
            <w:noProof/>
            <w:webHidden/>
          </w:rPr>
          <w:fldChar w:fldCharType="begin"/>
        </w:r>
        <w:r>
          <w:rPr>
            <w:noProof/>
            <w:webHidden/>
          </w:rPr>
          <w:instrText xml:space="preserve"> PAGEREF _Toc219315760 \h </w:instrText>
        </w:r>
        <w:r>
          <w:rPr>
            <w:noProof/>
            <w:webHidden/>
          </w:rPr>
        </w:r>
        <w:r>
          <w:rPr>
            <w:noProof/>
            <w:webHidden/>
          </w:rPr>
          <w:fldChar w:fldCharType="separate"/>
        </w:r>
        <w:r>
          <w:rPr>
            <w:noProof/>
            <w:webHidden/>
          </w:rPr>
          <w:t>70</w:t>
        </w:r>
        <w:r>
          <w:rPr>
            <w:noProof/>
            <w:webHidden/>
          </w:rPr>
          <w:fldChar w:fldCharType="end"/>
        </w:r>
      </w:hyperlink>
    </w:p>
    <w:p w14:paraId="511E8BB3" w14:textId="19FEB5A9" w:rsidR="007C1B7F" w:rsidRDefault="007C1B7F" w:rsidP="007C1B7F">
      <w:pPr>
        <w:pStyle w:val="TOC4"/>
        <w:tabs>
          <w:tab w:val="right" w:leader="dot" w:pos="9628"/>
        </w:tabs>
        <w:ind w:firstLine="0"/>
        <w:rPr>
          <w:rFonts w:asciiTheme="minorHAnsi" w:eastAsiaTheme="minorEastAsia" w:hAnsiTheme="minorHAnsi" w:cstheme="minorBidi"/>
          <w:noProof/>
          <w:kern w:val="2"/>
          <w:sz w:val="24"/>
          <w14:ligatures w14:val="standardContextual"/>
        </w:rPr>
      </w:pPr>
      <w:hyperlink w:anchor="_Toc219315761" w:history="1">
        <w:r w:rsidRPr="00B2455C">
          <w:rPr>
            <w:rStyle w:val="Hyperlink"/>
            <w:noProof/>
          </w:rPr>
          <w:t>4.4.3.1. Sales dashboard</w:t>
        </w:r>
        <w:r>
          <w:rPr>
            <w:noProof/>
            <w:webHidden/>
          </w:rPr>
          <w:tab/>
        </w:r>
        <w:r>
          <w:rPr>
            <w:noProof/>
            <w:webHidden/>
          </w:rPr>
          <w:fldChar w:fldCharType="begin"/>
        </w:r>
        <w:r>
          <w:rPr>
            <w:noProof/>
            <w:webHidden/>
          </w:rPr>
          <w:instrText xml:space="preserve"> PAGEREF _Toc219315761 \h </w:instrText>
        </w:r>
        <w:r>
          <w:rPr>
            <w:noProof/>
            <w:webHidden/>
          </w:rPr>
        </w:r>
        <w:r>
          <w:rPr>
            <w:noProof/>
            <w:webHidden/>
          </w:rPr>
          <w:fldChar w:fldCharType="separate"/>
        </w:r>
        <w:r>
          <w:rPr>
            <w:noProof/>
            <w:webHidden/>
          </w:rPr>
          <w:t>70</w:t>
        </w:r>
        <w:r>
          <w:rPr>
            <w:noProof/>
            <w:webHidden/>
          </w:rPr>
          <w:fldChar w:fldCharType="end"/>
        </w:r>
      </w:hyperlink>
    </w:p>
    <w:p w14:paraId="1BE245CB" w14:textId="5CD788EA" w:rsidR="007C1B7F" w:rsidRDefault="007C1B7F" w:rsidP="007C1B7F">
      <w:pPr>
        <w:pStyle w:val="TOC4"/>
        <w:tabs>
          <w:tab w:val="right" w:leader="dot" w:pos="9628"/>
        </w:tabs>
        <w:ind w:firstLine="0"/>
        <w:rPr>
          <w:rFonts w:asciiTheme="minorHAnsi" w:eastAsiaTheme="minorEastAsia" w:hAnsiTheme="minorHAnsi" w:cstheme="minorBidi"/>
          <w:noProof/>
          <w:kern w:val="2"/>
          <w:sz w:val="24"/>
          <w14:ligatures w14:val="standardContextual"/>
        </w:rPr>
      </w:pPr>
      <w:hyperlink w:anchor="_Toc219315762" w:history="1">
        <w:r w:rsidRPr="00B2455C">
          <w:rPr>
            <w:rStyle w:val="Hyperlink"/>
            <w:noProof/>
          </w:rPr>
          <w:t>4.4.3.2. Product browsing and searching</w:t>
        </w:r>
        <w:r>
          <w:rPr>
            <w:noProof/>
            <w:webHidden/>
          </w:rPr>
          <w:tab/>
        </w:r>
        <w:r>
          <w:rPr>
            <w:noProof/>
            <w:webHidden/>
          </w:rPr>
          <w:fldChar w:fldCharType="begin"/>
        </w:r>
        <w:r>
          <w:rPr>
            <w:noProof/>
            <w:webHidden/>
          </w:rPr>
          <w:instrText xml:space="preserve"> PAGEREF _Toc219315762 \h </w:instrText>
        </w:r>
        <w:r>
          <w:rPr>
            <w:noProof/>
            <w:webHidden/>
          </w:rPr>
        </w:r>
        <w:r>
          <w:rPr>
            <w:noProof/>
            <w:webHidden/>
          </w:rPr>
          <w:fldChar w:fldCharType="separate"/>
        </w:r>
        <w:r>
          <w:rPr>
            <w:noProof/>
            <w:webHidden/>
          </w:rPr>
          <w:t>70</w:t>
        </w:r>
        <w:r>
          <w:rPr>
            <w:noProof/>
            <w:webHidden/>
          </w:rPr>
          <w:fldChar w:fldCharType="end"/>
        </w:r>
      </w:hyperlink>
    </w:p>
    <w:p w14:paraId="529C4893" w14:textId="41B16FE8" w:rsidR="007C1B7F" w:rsidRDefault="007C1B7F" w:rsidP="007C1B7F">
      <w:pPr>
        <w:pStyle w:val="TOC4"/>
        <w:tabs>
          <w:tab w:val="right" w:leader="dot" w:pos="9628"/>
        </w:tabs>
        <w:ind w:firstLine="0"/>
        <w:rPr>
          <w:rFonts w:asciiTheme="minorHAnsi" w:eastAsiaTheme="minorEastAsia" w:hAnsiTheme="minorHAnsi" w:cstheme="minorBidi"/>
          <w:noProof/>
          <w:kern w:val="2"/>
          <w:sz w:val="24"/>
          <w14:ligatures w14:val="standardContextual"/>
        </w:rPr>
      </w:pPr>
      <w:hyperlink w:anchor="_Toc219315763" w:history="1">
        <w:r w:rsidRPr="00B2455C">
          <w:rPr>
            <w:rStyle w:val="Hyperlink"/>
            <w:noProof/>
          </w:rPr>
          <w:t>4.4.3.3. Product detail view</w:t>
        </w:r>
        <w:r>
          <w:rPr>
            <w:noProof/>
            <w:webHidden/>
          </w:rPr>
          <w:tab/>
        </w:r>
        <w:r>
          <w:rPr>
            <w:noProof/>
            <w:webHidden/>
          </w:rPr>
          <w:fldChar w:fldCharType="begin"/>
        </w:r>
        <w:r>
          <w:rPr>
            <w:noProof/>
            <w:webHidden/>
          </w:rPr>
          <w:instrText xml:space="preserve"> PAGEREF _Toc219315763 \h </w:instrText>
        </w:r>
        <w:r>
          <w:rPr>
            <w:noProof/>
            <w:webHidden/>
          </w:rPr>
        </w:r>
        <w:r>
          <w:rPr>
            <w:noProof/>
            <w:webHidden/>
          </w:rPr>
          <w:fldChar w:fldCharType="separate"/>
        </w:r>
        <w:r>
          <w:rPr>
            <w:noProof/>
            <w:webHidden/>
          </w:rPr>
          <w:t>71</w:t>
        </w:r>
        <w:r>
          <w:rPr>
            <w:noProof/>
            <w:webHidden/>
          </w:rPr>
          <w:fldChar w:fldCharType="end"/>
        </w:r>
      </w:hyperlink>
    </w:p>
    <w:p w14:paraId="50990259" w14:textId="24A07461" w:rsidR="007C1B7F" w:rsidRDefault="007C1B7F" w:rsidP="007C1B7F">
      <w:pPr>
        <w:pStyle w:val="TOC4"/>
        <w:tabs>
          <w:tab w:val="right" w:leader="dot" w:pos="9628"/>
        </w:tabs>
        <w:ind w:firstLine="0"/>
        <w:rPr>
          <w:rFonts w:asciiTheme="minorHAnsi" w:eastAsiaTheme="minorEastAsia" w:hAnsiTheme="minorHAnsi" w:cstheme="minorBidi"/>
          <w:noProof/>
          <w:kern w:val="2"/>
          <w:sz w:val="24"/>
          <w14:ligatures w14:val="standardContextual"/>
        </w:rPr>
      </w:pPr>
      <w:hyperlink w:anchor="_Toc219315764" w:history="1">
        <w:r w:rsidRPr="00B2455C">
          <w:rPr>
            <w:rStyle w:val="Hyperlink"/>
            <w:noProof/>
          </w:rPr>
          <w:t>4.4.3.4. Customer management</w:t>
        </w:r>
        <w:r>
          <w:rPr>
            <w:noProof/>
            <w:webHidden/>
          </w:rPr>
          <w:tab/>
        </w:r>
        <w:r>
          <w:rPr>
            <w:noProof/>
            <w:webHidden/>
          </w:rPr>
          <w:fldChar w:fldCharType="begin"/>
        </w:r>
        <w:r>
          <w:rPr>
            <w:noProof/>
            <w:webHidden/>
          </w:rPr>
          <w:instrText xml:space="preserve"> PAGEREF _Toc219315764 \h </w:instrText>
        </w:r>
        <w:r>
          <w:rPr>
            <w:noProof/>
            <w:webHidden/>
          </w:rPr>
        </w:r>
        <w:r>
          <w:rPr>
            <w:noProof/>
            <w:webHidden/>
          </w:rPr>
          <w:fldChar w:fldCharType="separate"/>
        </w:r>
        <w:r>
          <w:rPr>
            <w:noProof/>
            <w:webHidden/>
          </w:rPr>
          <w:t>72</w:t>
        </w:r>
        <w:r>
          <w:rPr>
            <w:noProof/>
            <w:webHidden/>
          </w:rPr>
          <w:fldChar w:fldCharType="end"/>
        </w:r>
      </w:hyperlink>
    </w:p>
    <w:p w14:paraId="18FBED19" w14:textId="13F09C30" w:rsidR="007C1B7F" w:rsidRDefault="007C1B7F" w:rsidP="007C1B7F">
      <w:pPr>
        <w:pStyle w:val="TOC4"/>
        <w:tabs>
          <w:tab w:val="right" w:leader="dot" w:pos="9628"/>
        </w:tabs>
        <w:ind w:firstLine="0"/>
        <w:rPr>
          <w:rFonts w:asciiTheme="minorHAnsi" w:eastAsiaTheme="minorEastAsia" w:hAnsiTheme="minorHAnsi" w:cstheme="minorBidi"/>
          <w:noProof/>
          <w:kern w:val="2"/>
          <w:sz w:val="24"/>
          <w14:ligatures w14:val="standardContextual"/>
        </w:rPr>
      </w:pPr>
      <w:hyperlink w:anchor="_Toc219315765" w:history="1">
        <w:r w:rsidRPr="00B2455C">
          <w:rPr>
            <w:rStyle w:val="Hyperlink"/>
            <w:noProof/>
          </w:rPr>
          <w:t>4.4.3.5. Customer detail</w:t>
        </w:r>
        <w:r>
          <w:rPr>
            <w:noProof/>
            <w:webHidden/>
          </w:rPr>
          <w:tab/>
        </w:r>
        <w:r>
          <w:rPr>
            <w:noProof/>
            <w:webHidden/>
          </w:rPr>
          <w:fldChar w:fldCharType="begin"/>
        </w:r>
        <w:r>
          <w:rPr>
            <w:noProof/>
            <w:webHidden/>
          </w:rPr>
          <w:instrText xml:space="preserve"> PAGEREF _Toc219315765 \h </w:instrText>
        </w:r>
        <w:r>
          <w:rPr>
            <w:noProof/>
            <w:webHidden/>
          </w:rPr>
        </w:r>
        <w:r>
          <w:rPr>
            <w:noProof/>
            <w:webHidden/>
          </w:rPr>
          <w:fldChar w:fldCharType="separate"/>
        </w:r>
        <w:r>
          <w:rPr>
            <w:noProof/>
            <w:webHidden/>
          </w:rPr>
          <w:t>72</w:t>
        </w:r>
        <w:r>
          <w:rPr>
            <w:noProof/>
            <w:webHidden/>
          </w:rPr>
          <w:fldChar w:fldCharType="end"/>
        </w:r>
      </w:hyperlink>
    </w:p>
    <w:p w14:paraId="13C3869E" w14:textId="510210B1" w:rsidR="007C1B7F" w:rsidRDefault="007C1B7F" w:rsidP="007C1B7F">
      <w:pPr>
        <w:pStyle w:val="TOC4"/>
        <w:tabs>
          <w:tab w:val="right" w:leader="dot" w:pos="9628"/>
        </w:tabs>
        <w:ind w:firstLine="0"/>
        <w:rPr>
          <w:rFonts w:asciiTheme="minorHAnsi" w:eastAsiaTheme="minorEastAsia" w:hAnsiTheme="minorHAnsi" w:cstheme="minorBidi"/>
          <w:noProof/>
          <w:kern w:val="2"/>
          <w:sz w:val="24"/>
          <w14:ligatures w14:val="standardContextual"/>
        </w:rPr>
      </w:pPr>
      <w:hyperlink w:anchor="_Toc219315766" w:history="1">
        <w:r w:rsidRPr="00B2455C">
          <w:rPr>
            <w:rStyle w:val="Hyperlink"/>
            <w:noProof/>
          </w:rPr>
          <w:t>4.4.3.6. Customer create</w:t>
        </w:r>
        <w:r>
          <w:rPr>
            <w:noProof/>
            <w:webHidden/>
          </w:rPr>
          <w:tab/>
        </w:r>
        <w:r>
          <w:rPr>
            <w:noProof/>
            <w:webHidden/>
          </w:rPr>
          <w:fldChar w:fldCharType="begin"/>
        </w:r>
        <w:r>
          <w:rPr>
            <w:noProof/>
            <w:webHidden/>
          </w:rPr>
          <w:instrText xml:space="preserve"> PAGEREF _Toc219315766 \h </w:instrText>
        </w:r>
        <w:r>
          <w:rPr>
            <w:noProof/>
            <w:webHidden/>
          </w:rPr>
        </w:r>
        <w:r>
          <w:rPr>
            <w:noProof/>
            <w:webHidden/>
          </w:rPr>
          <w:fldChar w:fldCharType="separate"/>
        </w:r>
        <w:r>
          <w:rPr>
            <w:noProof/>
            <w:webHidden/>
          </w:rPr>
          <w:t>73</w:t>
        </w:r>
        <w:r>
          <w:rPr>
            <w:noProof/>
            <w:webHidden/>
          </w:rPr>
          <w:fldChar w:fldCharType="end"/>
        </w:r>
      </w:hyperlink>
    </w:p>
    <w:p w14:paraId="4F100728" w14:textId="42FB5A7D" w:rsidR="007C1B7F" w:rsidRDefault="007C1B7F" w:rsidP="007C1B7F">
      <w:pPr>
        <w:pStyle w:val="TOC4"/>
        <w:tabs>
          <w:tab w:val="right" w:leader="dot" w:pos="9628"/>
        </w:tabs>
        <w:ind w:firstLine="0"/>
        <w:rPr>
          <w:rFonts w:asciiTheme="minorHAnsi" w:eastAsiaTheme="minorEastAsia" w:hAnsiTheme="minorHAnsi" w:cstheme="minorBidi"/>
          <w:noProof/>
          <w:kern w:val="2"/>
          <w:sz w:val="24"/>
          <w14:ligatures w14:val="standardContextual"/>
        </w:rPr>
      </w:pPr>
      <w:hyperlink w:anchor="_Toc219315767" w:history="1">
        <w:r w:rsidRPr="00B2455C">
          <w:rPr>
            <w:rStyle w:val="Hyperlink"/>
            <w:noProof/>
          </w:rPr>
          <w:t>4.4.3.7. Create invoice</w:t>
        </w:r>
        <w:r>
          <w:rPr>
            <w:noProof/>
            <w:webHidden/>
          </w:rPr>
          <w:tab/>
        </w:r>
        <w:r>
          <w:rPr>
            <w:noProof/>
            <w:webHidden/>
          </w:rPr>
          <w:fldChar w:fldCharType="begin"/>
        </w:r>
        <w:r>
          <w:rPr>
            <w:noProof/>
            <w:webHidden/>
          </w:rPr>
          <w:instrText xml:space="preserve"> PAGEREF _Toc219315767 \h </w:instrText>
        </w:r>
        <w:r>
          <w:rPr>
            <w:noProof/>
            <w:webHidden/>
          </w:rPr>
        </w:r>
        <w:r>
          <w:rPr>
            <w:noProof/>
            <w:webHidden/>
          </w:rPr>
          <w:fldChar w:fldCharType="separate"/>
        </w:r>
        <w:r>
          <w:rPr>
            <w:noProof/>
            <w:webHidden/>
          </w:rPr>
          <w:t>74</w:t>
        </w:r>
        <w:r>
          <w:rPr>
            <w:noProof/>
            <w:webHidden/>
          </w:rPr>
          <w:fldChar w:fldCharType="end"/>
        </w:r>
      </w:hyperlink>
    </w:p>
    <w:p w14:paraId="34EF665E" w14:textId="339CFBCC" w:rsidR="007C1B7F" w:rsidRDefault="007C1B7F" w:rsidP="007C1B7F">
      <w:pPr>
        <w:pStyle w:val="TOC4"/>
        <w:tabs>
          <w:tab w:val="right" w:leader="dot" w:pos="9628"/>
        </w:tabs>
        <w:ind w:firstLine="0"/>
        <w:rPr>
          <w:rFonts w:asciiTheme="minorHAnsi" w:eastAsiaTheme="minorEastAsia" w:hAnsiTheme="minorHAnsi" w:cstheme="minorBidi"/>
          <w:noProof/>
          <w:kern w:val="2"/>
          <w:sz w:val="24"/>
          <w14:ligatures w14:val="standardContextual"/>
        </w:rPr>
      </w:pPr>
      <w:hyperlink w:anchor="_Toc219315768" w:history="1">
        <w:r w:rsidRPr="00B2455C">
          <w:rPr>
            <w:rStyle w:val="Hyperlink"/>
            <w:noProof/>
          </w:rPr>
          <w:t>4.4.3.8. Invoice calculation and total</w:t>
        </w:r>
        <w:r>
          <w:rPr>
            <w:noProof/>
            <w:webHidden/>
          </w:rPr>
          <w:tab/>
        </w:r>
        <w:r>
          <w:rPr>
            <w:noProof/>
            <w:webHidden/>
          </w:rPr>
          <w:fldChar w:fldCharType="begin"/>
        </w:r>
        <w:r>
          <w:rPr>
            <w:noProof/>
            <w:webHidden/>
          </w:rPr>
          <w:instrText xml:space="preserve"> PAGEREF _Toc219315768 \h </w:instrText>
        </w:r>
        <w:r>
          <w:rPr>
            <w:noProof/>
            <w:webHidden/>
          </w:rPr>
        </w:r>
        <w:r>
          <w:rPr>
            <w:noProof/>
            <w:webHidden/>
          </w:rPr>
          <w:fldChar w:fldCharType="separate"/>
        </w:r>
        <w:r>
          <w:rPr>
            <w:noProof/>
            <w:webHidden/>
          </w:rPr>
          <w:t>74</w:t>
        </w:r>
        <w:r>
          <w:rPr>
            <w:noProof/>
            <w:webHidden/>
          </w:rPr>
          <w:fldChar w:fldCharType="end"/>
        </w:r>
      </w:hyperlink>
    </w:p>
    <w:p w14:paraId="5F370002" w14:textId="3B92B3F9" w:rsidR="007C1B7F" w:rsidRDefault="007C1B7F" w:rsidP="007C1B7F">
      <w:pPr>
        <w:pStyle w:val="TOC4"/>
        <w:tabs>
          <w:tab w:val="right" w:leader="dot" w:pos="9628"/>
        </w:tabs>
        <w:ind w:firstLine="0"/>
        <w:rPr>
          <w:rFonts w:asciiTheme="minorHAnsi" w:eastAsiaTheme="minorEastAsia" w:hAnsiTheme="minorHAnsi" w:cstheme="minorBidi"/>
          <w:noProof/>
          <w:kern w:val="2"/>
          <w:sz w:val="24"/>
          <w14:ligatures w14:val="standardContextual"/>
        </w:rPr>
      </w:pPr>
      <w:hyperlink w:anchor="_Toc219315769" w:history="1">
        <w:r w:rsidRPr="00B2455C">
          <w:rPr>
            <w:rStyle w:val="Hyperlink"/>
            <w:noProof/>
          </w:rPr>
          <w:t>4.4.3.9. Invoice status workflow</w:t>
        </w:r>
        <w:r>
          <w:rPr>
            <w:noProof/>
            <w:webHidden/>
          </w:rPr>
          <w:tab/>
        </w:r>
        <w:r>
          <w:rPr>
            <w:noProof/>
            <w:webHidden/>
          </w:rPr>
          <w:fldChar w:fldCharType="begin"/>
        </w:r>
        <w:r>
          <w:rPr>
            <w:noProof/>
            <w:webHidden/>
          </w:rPr>
          <w:instrText xml:space="preserve"> PAGEREF _Toc219315769 \h </w:instrText>
        </w:r>
        <w:r>
          <w:rPr>
            <w:noProof/>
            <w:webHidden/>
          </w:rPr>
        </w:r>
        <w:r>
          <w:rPr>
            <w:noProof/>
            <w:webHidden/>
          </w:rPr>
          <w:fldChar w:fldCharType="separate"/>
        </w:r>
        <w:r>
          <w:rPr>
            <w:noProof/>
            <w:webHidden/>
          </w:rPr>
          <w:t>75</w:t>
        </w:r>
        <w:r>
          <w:rPr>
            <w:noProof/>
            <w:webHidden/>
          </w:rPr>
          <w:fldChar w:fldCharType="end"/>
        </w:r>
      </w:hyperlink>
    </w:p>
    <w:p w14:paraId="5C084117" w14:textId="5F574511" w:rsidR="007C1B7F" w:rsidRDefault="007C1B7F" w:rsidP="007C1B7F">
      <w:pPr>
        <w:pStyle w:val="TOC4"/>
        <w:tabs>
          <w:tab w:val="right" w:leader="dot" w:pos="9628"/>
        </w:tabs>
        <w:ind w:firstLine="0"/>
        <w:rPr>
          <w:rFonts w:asciiTheme="minorHAnsi" w:eastAsiaTheme="minorEastAsia" w:hAnsiTheme="minorHAnsi" w:cstheme="minorBidi"/>
          <w:noProof/>
          <w:kern w:val="2"/>
          <w:sz w:val="24"/>
          <w14:ligatures w14:val="standardContextual"/>
        </w:rPr>
      </w:pPr>
      <w:hyperlink w:anchor="_Toc219315770" w:history="1">
        <w:r w:rsidRPr="00B2455C">
          <w:rPr>
            <w:rStyle w:val="Hyperlink"/>
            <w:noProof/>
          </w:rPr>
          <w:t>4.4.3.10. Print invoice</w:t>
        </w:r>
        <w:r>
          <w:rPr>
            <w:noProof/>
            <w:webHidden/>
          </w:rPr>
          <w:tab/>
        </w:r>
        <w:r>
          <w:rPr>
            <w:noProof/>
            <w:webHidden/>
          </w:rPr>
          <w:fldChar w:fldCharType="begin"/>
        </w:r>
        <w:r>
          <w:rPr>
            <w:noProof/>
            <w:webHidden/>
          </w:rPr>
          <w:instrText xml:space="preserve"> PAGEREF _Toc219315770 \h </w:instrText>
        </w:r>
        <w:r>
          <w:rPr>
            <w:noProof/>
            <w:webHidden/>
          </w:rPr>
        </w:r>
        <w:r>
          <w:rPr>
            <w:noProof/>
            <w:webHidden/>
          </w:rPr>
          <w:fldChar w:fldCharType="separate"/>
        </w:r>
        <w:r>
          <w:rPr>
            <w:noProof/>
            <w:webHidden/>
          </w:rPr>
          <w:t>77</w:t>
        </w:r>
        <w:r>
          <w:rPr>
            <w:noProof/>
            <w:webHidden/>
          </w:rPr>
          <w:fldChar w:fldCharType="end"/>
        </w:r>
      </w:hyperlink>
    </w:p>
    <w:p w14:paraId="43B5EC91" w14:textId="3ACA938E" w:rsidR="007C1B7F" w:rsidRDefault="007C1B7F" w:rsidP="007C1B7F">
      <w:pPr>
        <w:pStyle w:val="TOC4"/>
        <w:tabs>
          <w:tab w:val="right" w:leader="dot" w:pos="9628"/>
        </w:tabs>
        <w:ind w:firstLine="0"/>
        <w:rPr>
          <w:rFonts w:asciiTheme="minorHAnsi" w:eastAsiaTheme="minorEastAsia" w:hAnsiTheme="minorHAnsi" w:cstheme="minorBidi"/>
          <w:noProof/>
          <w:kern w:val="2"/>
          <w:sz w:val="24"/>
          <w14:ligatures w14:val="standardContextual"/>
        </w:rPr>
      </w:pPr>
      <w:hyperlink w:anchor="_Toc219315771" w:history="1">
        <w:r w:rsidRPr="00B2455C">
          <w:rPr>
            <w:rStyle w:val="Hyperlink"/>
            <w:noProof/>
          </w:rPr>
          <w:t>4.4.3.11. Error handling and validation</w:t>
        </w:r>
        <w:r>
          <w:rPr>
            <w:noProof/>
            <w:webHidden/>
          </w:rPr>
          <w:tab/>
        </w:r>
        <w:r>
          <w:rPr>
            <w:noProof/>
            <w:webHidden/>
          </w:rPr>
          <w:fldChar w:fldCharType="begin"/>
        </w:r>
        <w:r>
          <w:rPr>
            <w:noProof/>
            <w:webHidden/>
          </w:rPr>
          <w:instrText xml:space="preserve"> PAGEREF _Toc219315771 \h </w:instrText>
        </w:r>
        <w:r>
          <w:rPr>
            <w:noProof/>
            <w:webHidden/>
          </w:rPr>
        </w:r>
        <w:r>
          <w:rPr>
            <w:noProof/>
            <w:webHidden/>
          </w:rPr>
          <w:fldChar w:fldCharType="separate"/>
        </w:r>
        <w:r>
          <w:rPr>
            <w:noProof/>
            <w:webHidden/>
          </w:rPr>
          <w:t>78</w:t>
        </w:r>
        <w:r>
          <w:rPr>
            <w:noProof/>
            <w:webHidden/>
          </w:rPr>
          <w:fldChar w:fldCharType="end"/>
        </w:r>
      </w:hyperlink>
    </w:p>
    <w:p w14:paraId="35414F04" w14:textId="6A3702F1"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772" w:history="1">
        <w:r w:rsidRPr="00B2455C">
          <w:rPr>
            <w:rStyle w:val="Hyperlink"/>
            <w:noProof/>
          </w:rPr>
          <w:t>4.4.4. Warehouse main features</w:t>
        </w:r>
        <w:r>
          <w:rPr>
            <w:noProof/>
            <w:webHidden/>
          </w:rPr>
          <w:tab/>
        </w:r>
        <w:r>
          <w:rPr>
            <w:noProof/>
            <w:webHidden/>
          </w:rPr>
          <w:fldChar w:fldCharType="begin"/>
        </w:r>
        <w:r>
          <w:rPr>
            <w:noProof/>
            <w:webHidden/>
          </w:rPr>
          <w:instrText xml:space="preserve"> PAGEREF _Toc219315772 \h </w:instrText>
        </w:r>
        <w:r>
          <w:rPr>
            <w:noProof/>
            <w:webHidden/>
          </w:rPr>
        </w:r>
        <w:r>
          <w:rPr>
            <w:noProof/>
            <w:webHidden/>
          </w:rPr>
          <w:fldChar w:fldCharType="separate"/>
        </w:r>
        <w:r>
          <w:rPr>
            <w:noProof/>
            <w:webHidden/>
          </w:rPr>
          <w:t>78</w:t>
        </w:r>
        <w:r>
          <w:rPr>
            <w:noProof/>
            <w:webHidden/>
          </w:rPr>
          <w:fldChar w:fldCharType="end"/>
        </w:r>
      </w:hyperlink>
    </w:p>
    <w:p w14:paraId="25812C37" w14:textId="32C408DC" w:rsidR="007C1B7F" w:rsidRDefault="007C1B7F" w:rsidP="007C1B7F">
      <w:pPr>
        <w:pStyle w:val="TOC4"/>
        <w:tabs>
          <w:tab w:val="right" w:leader="dot" w:pos="9628"/>
        </w:tabs>
        <w:ind w:firstLine="0"/>
        <w:rPr>
          <w:rFonts w:asciiTheme="minorHAnsi" w:eastAsiaTheme="minorEastAsia" w:hAnsiTheme="minorHAnsi" w:cstheme="minorBidi"/>
          <w:noProof/>
          <w:kern w:val="2"/>
          <w:sz w:val="24"/>
          <w14:ligatures w14:val="standardContextual"/>
        </w:rPr>
      </w:pPr>
      <w:hyperlink w:anchor="_Toc219315773" w:history="1">
        <w:r w:rsidRPr="00B2455C">
          <w:rPr>
            <w:rStyle w:val="Hyperlink"/>
            <w:noProof/>
          </w:rPr>
          <w:t>4.4.4.1. Warehouse dashboard overview</w:t>
        </w:r>
        <w:r>
          <w:rPr>
            <w:noProof/>
            <w:webHidden/>
          </w:rPr>
          <w:tab/>
        </w:r>
        <w:r>
          <w:rPr>
            <w:noProof/>
            <w:webHidden/>
          </w:rPr>
          <w:fldChar w:fldCharType="begin"/>
        </w:r>
        <w:r>
          <w:rPr>
            <w:noProof/>
            <w:webHidden/>
          </w:rPr>
          <w:instrText xml:space="preserve"> PAGEREF _Toc219315773 \h </w:instrText>
        </w:r>
        <w:r>
          <w:rPr>
            <w:noProof/>
            <w:webHidden/>
          </w:rPr>
        </w:r>
        <w:r>
          <w:rPr>
            <w:noProof/>
            <w:webHidden/>
          </w:rPr>
          <w:fldChar w:fldCharType="separate"/>
        </w:r>
        <w:r>
          <w:rPr>
            <w:noProof/>
            <w:webHidden/>
          </w:rPr>
          <w:t>78</w:t>
        </w:r>
        <w:r>
          <w:rPr>
            <w:noProof/>
            <w:webHidden/>
          </w:rPr>
          <w:fldChar w:fldCharType="end"/>
        </w:r>
      </w:hyperlink>
    </w:p>
    <w:p w14:paraId="6789F2B3" w14:textId="414A0333" w:rsidR="007C1B7F" w:rsidRDefault="007C1B7F" w:rsidP="007C1B7F">
      <w:pPr>
        <w:pStyle w:val="TOC4"/>
        <w:tabs>
          <w:tab w:val="right" w:leader="dot" w:pos="9628"/>
        </w:tabs>
        <w:ind w:firstLine="0"/>
        <w:rPr>
          <w:rFonts w:asciiTheme="minorHAnsi" w:eastAsiaTheme="minorEastAsia" w:hAnsiTheme="minorHAnsi" w:cstheme="minorBidi"/>
          <w:noProof/>
          <w:kern w:val="2"/>
          <w:sz w:val="24"/>
          <w14:ligatures w14:val="standardContextual"/>
        </w:rPr>
      </w:pPr>
      <w:hyperlink w:anchor="_Toc219315774" w:history="1">
        <w:r w:rsidRPr="00B2455C">
          <w:rPr>
            <w:rStyle w:val="Hyperlink"/>
            <w:noProof/>
          </w:rPr>
          <w:t>4.4.4.2. Inventory monitoring</w:t>
        </w:r>
        <w:r>
          <w:rPr>
            <w:noProof/>
            <w:webHidden/>
          </w:rPr>
          <w:tab/>
        </w:r>
        <w:r>
          <w:rPr>
            <w:noProof/>
            <w:webHidden/>
          </w:rPr>
          <w:fldChar w:fldCharType="begin"/>
        </w:r>
        <w:r>
          <w:rPr>
            <w:noProof/>
            <w:webHidden/>
          </w:rPr>
          <w:instrText xml:space="preserve"> PAGEREF _Toc219315774 \h </w:instrText>
        </w:r>
        <w:r>
          <w:rPr>
            <w:noProof/>
            <w:webHidden/>
          </w:rPr>
        </w:r>
        <w:r>
          <w:rPr>
            <w:noProof/>
            <w:webHidden/>
          </w:rPr>
          <w:fldChar w:fldCharType="separate"/>
        </w:r>
        <w:r>
          <w:rPr>
            <w:noProof/>
            <w:webHidden/>
          </w:rPr>
          <w:t>79</w:t>
        </w:r>
        <w:r>
          <w:rPr>
            <w:noProof/>
            <w:webHidden/>
          </w:rPr>
          <w:fldChar w:fldCharType="end"/>
        </w:r>
      </w:hyperlink>
    </w:p>
    <w:p w14:paraId="3230AA20" w14:textId="2EC556BC" w:rsidR="007C1B7F" w:rsidRDefault="007C1B7F" w:rsidP="007C1B7F">
      <w:pPr>
        <w:pStyle w:val="TOC4"/>
        <w:tabs>
          <w:tab w:val="right" w:leader="dot" w:pos="9628"/>
        </w:tabs>
        <w:ind w:firstLine="0"/>
        <w:rPr>
          <w:rFonts w:asciiTheme="minorHAnsi" w:eastAsiaTheme="minorEastAsia" w:hAnsiTheme="minorHAnsi" w:cstheme="minorBidi"/>
          <w:noProof/>
          <w:kern w:val="2"/>
          <w:sz w:val="24"/>
          <w14:ligatures w14:val="standardContextual"/>
        </w:rPr>
      </w:pPr>
      <w:hyperlink w:anchor="_Toc219315775" w:history="1">
        <w:r w:rsidRPr="00B2455C">
          <w:rPr>
            <w:rStyle w:val="Hyperlink"/>
            <w:noProof/>
          </w:rPr>
          <w:t>4.4.4.3. Create stock import receipt</w:t>
        </w:r>
        <w:r>
          <w:rPr>
            <w:noProof/>
            <w:webHidden/>
          </w:rPr>
          <w:tab/>
        </w:r>
        <w:r>
          <w:rPr>
            <w:noProof/>
            <w:webHidden/>
          </w:rPr>
          <w:fldChar w:fldCharType="begin"/>
        </w:r>
        <w:r>
          <w:rPr>
            <w:noProof/>
            <w:webHidden/>
          </w:rPr>
          <w:instrText xml:space="preserve"> PAGEREF _Toc219315775 \h </w:instrText>
        </w:r>
        <w:r>
          <w:rPr>
            <w:noProof/>
            <w:webHidden/>
          </w:rPr>
        </w:r>
        <w:r>
          <w:rPr>
            <w:noProof/>
            <w:webHidden/>
          </w:rPr>
          <w:fldChar w:fldCharType="separate"/>
        </w:r>
        <w:r>
          <w:rPr>
            <w:noProof/>
            <w:webHidden/>
          </w:rPr>
          <w:t>80</w:t>
        </w:r>
        <w:r>
          <w:rPr>
            <w:noProof/>
            <w:webHidden/>
          </w:rPr>
          <w:fldChar w:fldCharType="end"/>
        </w:r>
      </w:hyperlink>
    </w:p>
    <w:p w14:paraId="0FFB5316" w14:textId="259AC787" w:rsidR="007C1B7F" w:rsidRDefault="007C1B7F" w:rsidP="007C1B7F">
      <w:pPr>
        <w:pStyle w:val="TOC4"/>
        <w:tabs>
          <w:tab w:val="right" w:leader="dot" w:pos="9628"/>
        </w:tabs>
        <w:ind w:firstLine="0"/>
        <w:rPr>
          <w:rFonts w:asciiTheme="minorHAnsi" w:eastAsiaTheme="minorEastAsia" w:hAnsiTheme="minorHAnsi" w:cstheme="minorBidi"/>
          <w:noProof/>
          <w:kern w:val="2"/>
          <w:sz w:val="24"/>
          <w14:ligatures w14:val="standardContextual"/>
        </w:rPr>
      </w:pPr>
      <w:hyperlink w:anchor="_Toc219315776" w:history="1">
        <w:r w:rsidRPr="00B2455C">
          <w:rPr>
            <w:rStyle w:val="Hyperlink"/>
            <w:noProof/>
          </w:rPr>
          <w:t>4.4.4.4. Inventory updated after import</w:t>
        </w:r>
        <w:r>
          <w:rPr>
            <w:noProof/>
            <w:webHidden/>
          </w:rPr>
          <w:tab/>
        </w:r>
        <w:r>
          <w:rPr>
            <w:noProof/>
            <w:webHidden/>
          </w:rPr>
          <w:fldChar w:fldCharType="begin"/>
        </w:r>
        <w:r>
          <w:rPr>
            <w:noProof/>
            <w:webHidden/>
          </w:rPr>
          <w:instrText xml:space="preserve"> PAGEREF _Toc219315776 \h </w:instrText>
        </w:r>
        <w:r>
          <w:rPr>
            <w:noProof/>
            <w:webHidden/>
          </w:rPr>
        </w:r>
        <w:r>
          <w:rPr>
            <w:noProof/>
            <w:webHidden/>
          </w:rPr>
          <w:fldChar w:fldCharType="separate"/>
        </w:r>
        <w:r>
          <w:rPr>
            <w:noProof/>
            <w:webHidden/>
          </w:rPr>
          <w:t>80</w:t>
        </w:r>
        <w:r>
          <w:rPr>
            <w:noProof/>
            <w:webHidden/>
          </w:rPr>
          <w:fldChar w:fldCharType="end"/>
        </w:r>
      </w:hyperlink>
    </w:p>
    <w:p w14:paraId="37AF3514" w14:textId="05662735" w:rsidR="007C1B7F" w:rsidRDefault="007C1B7F" w:rsidP="007C1B7F">
      <w:pPr>
        <w:pStyle w:val="TOC4"/>
        <w:tabs>
          <w:tab w:val="right" w:leader="dot" w:pos="9628"/>
        </w:tabs>
        <w:ind w:firstLine="0"/>
        <w:rPr>
          <w:rFonts w:asciiTheme="minorHAnsi" w:eastAsiaTheme="minorEastAsia" w:hAnsiTheme="minorHAnsi" w:cstheme="minorBidi"/>
          <w:noProof/>
          <w:kern w:val="2"/>
          <w:sz w:val="24"/>
          <w14:ligatures w14:val="standardContextual"/>
        </w:rPr>
      </w:pPr>
      <w:hyperlink w:anchor="_Toc219315777" w:history="1">
        <w:r w:rsidRPr="00B2455C">
          <w:rPr>
            <w:rStyle w:val="Hyperlink"/>
            <w:noProof/>
          </w:rPr>
          <w:t>4.4.4.5. Stock movements history</w:t>
        </w:r>
        <w:r>
          <w:rPr>
            <w:noProof/>
            <w:webHidden/>
          </w:rPr>
          <w:tab/>
        </w:r>
        <w:r>
          <w:rPr>
            <w:noProof/>
            <w:webHidden/>
          </w:rPr>
          <w:fldChar w:fldCharType="begin"/>
        </w:r>
        <w:r>
          <w:rPr>
            <w:noProof/>
            <w:webHidden/>
          </w:rPr>
          <w:instrText xml:space="preserve"> PAGEREF _Toc219315777 \h </w:instrText>
        </w:r>
        <w:r>
          <w:rPr>
            <w:noProof/>
            <w:webHidden/>
          </w:rPr>
        </w:r>
        <w:r>
          <w:rPr>
            <w:noProof/>
            <w:webHidden/>
          </w:rPr>
          <w:fldChar w:fldCharType="separate"/>
        </w:r>
        <w:r>
          <w:rPr>
            <w:noProof/>
            <w:webHidden/>
          </w:rPr>
          <w:t>81</w:t>
        </w:r>
        <w:r>
          <w:rPr>
            <w:noProof/>
            <w:webHidden/>
          </w:rPr>
          <w:fldChar w:fldCharType="end"/>
        </w:r>
      </w:hyperlink>
    </w:p>
    <w:p w14:paraId="5794220C" w14:textId="4000801D" w:rsidR="007C1B7F" w:rsidRDefault="007C1B7F" w:rsidP="007C1B7F">
      <w:pPr>
        <w:pStyle w:val="TOC4"/>
        <w:tabs>
          <w:tab w:val="right" w:leader="dot" w:pos="9628"/>
        </w:tabs>
        <w:ind w:firstLine="0"/>
        <w:rPr>
          <w:rFonts w:asciiTheme="minorHAnsi" w:eastAsiaTheme="minorEastAsia" w:hAnsiTheme="minorHAnsi" w:cstheme="minorBidi"/>
          <w:noProof/>
          <w:kern w:val="2"/>
          <w:sz w:val="24"/>
          <w14:ligatures w14:val="standardContextual"/>
        </w:rPr>
      </w:pPr>
      <w:hyperlink w:anchor="_Toc219315778" w:history="1">
        <w:r w:rsidRPr="00B2455C">
          <w:rPr>
            <w:rStyle w:val="Hyperlink"/>
            <w:noProof/>
          </w:rPr>
          <w:t>4.4.4.6. Stock reorder alert</w:t>
        </w:r>
        <w:r>
          <w:rPr>
            <w:noProof/>
            <w:webHidden/>
          </w:rPr>
          <w:tab/>
        </w:r>
        <w:r>
          <w:rPr>
            <w:noProof/>
            <w:webHidden/>
          </w:rPr>
          <w:fldChar w:fldCharType="begin"/>
        </w:r>
        <w:r>
          <w:rPr>
            <w:noProof/>
            <w:webHidden/>
          </w:rPr>
          <w:instrText xml:space="preserve"> PAGEREF _Toc219315778 \h </w:instrText>
        </w:r>
        <w:r>
          <w:rPr>
            <w:noProof/>
            <w:webHidden/>
          </w:rPr>
        </w:r>
        <w:r>
          <w:rPr>
            <w:noProof/>
            <w:webHidden/>
          </w:rPr>
          <w:fldChar w:fldCharType="separate"/>
        </w:r>
        <w:r>
          <w:rPr>
            <w:noProof/>
            <w:webHidden/>
          </w:rPr>
          <w:t>82</w:t>
        </w:r>
        <w:r>
          <w:rPr>
            <w:noProof/>
            <w:webHidden/>
          </w:rPr>
          <w:fldChar w:fldCharType="end"/>
        </w:r>
      </w:hyperlink>
    </w:p>
    <w:p w14:paraId="68EB01C5" w14:textId="01AEC150" w:rsidR="007C1B7F" w:rsidRDefault="007C1B7F" w:rsidP="007C1B7F">
      <w:pPr>
        <w:pStyle w:val="TOC2"/>
        <w:tabs>
          <w:tab w:val="right" w:leader="dot" w:pos="9628"/>
        </w:tabs>
        <w:ind w:firstLine="0"/>
        <w:rPr>
          <w:rFonts w:asciiTheme="minorHAnsi" w:eastAsiaTheme="minorEastAsia" w:hAnsiTheme="minorHAnsi" w:cstheme="minorBidi"/>
          <w:noProof/>
          <w:kern w:val="2"/>
          <w:sz w:val="24"/>
          <w14:ligatures w14:val="standardContextual"/>
        </w:rPr>
      </w:pPr>
      <w:hyperlink w:anchor="_Toc219315779" w:history="1">
        <w:r w:rsidRPr="00B2455C">
          <w:rPr>
            <w:rStyle w:val="Hyperlink"/>
            <w:noProof/>
          </w:rPr>
          <w:t>4.5. Conclusion and future work</w:t>
        </w:r>
        <w:r>
          <w:rPr>
            <w:noProof/>
            <w:webHidden/>
          </w:rPr>
          <w:tab/>
        </w:r>
        <w:r>
          <w:rPr>
            <w:noProof/>
            <w:webHidden/>
          </w:rPr>
          <w:fldChar w:fldCharType="begin"/>
        </w:r>
        <w:r>
          <w:rPr>
            <w:noProof/>
            <w:webHidden/>
          </w:rPr>
          <w:instrText xml:space="preserve"> PAGEREF _Toc219315779 \h </w:instrText>
        </w:r>
        <w:r>
          <w:rPr>
            <w:noProof/>
            <w:webHidden/>
          </w:rPr>
        </w:r>
        <w:r>
          <w:rPr>
            <w:noProof/>
            <w:webHidden/>
          </w:rPr>
          <w:fldChar w:fldCharType="separate"/>
        </w:r>
        <w:r>
          <w:rPr>
            <w:noProof/>
            <w:webHidden/>
          </w:rPr>
          <w:t>82</w:t>
        </w:r>
        <w:r>
          <w:rPr>
            <w:noProof/>
            <w:webHidden/>
          </w:rPr>
          <w:fldChar w:fldCharType="end"/>
        </w:r>
      </w:hyperlink>
    </w:p>
    <w:p w14:paraId="1AAFD37C" w14:textId="4A46A4ED"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780" w:history="1">
        <w:r w:rsidRPr="00B2455C">
          <w:rPr>
            <w:rStyle w:val="Hyperlink"/>
            <w:noProof/>
          </w:rPr>
          <w:t>4.5.1. Achievements</w:t>
        </w:r>
        <w:r>
          <w:rPr>
            <w:noProof/>
            <w:webHidden/>
          </w:rPr>
          <w:tab/>
        </w:r>
        <w:r>
          <w:rPr>
            <w:noProof/>
            <w:webHidden/>
          </w:rPr>
          <w:fldChar w:fldCharType="begin"/>
        </w:r>
        <w:r>
          <w:rPr>
            <w:noProof/>
            <w:webHidden/>
          </w:rPr>
          <w:instrText xml:space="preserve"> PAGEREF _Toc219315780 \h </w:instrText>
        </w:r>
        <w:r>
          <w:rPr>
            <w:noProof/>
            <w:webHidden/>
          </w:rPr>
        </w:r>
        <w:r>
          <w:rPr>
            <w:noProof/>
            <w:webHidden/>
          </w:rPr>
          <w:fldChar w:fldCharType="separate"/>
        </w:r>
        <w:r>
          <w:rPr>
            <w:noProof/>
            <w:webHidden/>
          </w:rPr>
          <w:t>82</w:t>
        </w:r>
        <w:r>
          <w:rPr>
            <w:noProof/>
            <w:webHidden/>
          </w:rPr>
          <w:fldChar w:fldCharType="end"/>
        </w:r>
      </w:hyperlink>
    </w:p>
    <w:p w14:paraId="66510B9E" w14:textId="289636EA"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781" w:history="1">
        <w:r w:rsidRPr="00B2455C">
          <w:rPr>
            <w:rStyle w:val="Hyperlink"/>
            <w:noProof/>
          </w:rPr>
          <w:t>4.5.2. Limitations</w:t>
        </w:r>
        <w:r>
          <w:rPr>
            <w:noProof/>
            <w:webHidden/>
          </w:rPr>
          <w:tab/>
        </w:r>
        <w:r>
          <w:rPr>
            <w:noProof/>
            <w:webHidden/>
          </w:rPr>
          <w:fldChar w:fldCharType="begin"/>
        </w:r>
        <w:r>
          <w:rPr>
            <w:noProof/>
            <w:webHidden/>
          </w:rPr>
          <w:instrText xml:space="preserve"> PAGEREF _Toc219315781 \h </w:instrText>
        </w:r>
        <w:r>
          <w:rPr>
            <w:noProof/>
            <w:webHidden/>
          </w:rPr>
        </w:r>
        <w:r>
          <w:rPr>
            <w:noProof/>
            <w:webHidden/>
          </w:rPr>
          <w:fldChar w:fldCharType="separate"/>
        </w:r>
        <w:r>
          <w:rPr>
            <w:noProof/>
            <w:webHidden/>
          </w:rPr>
          <w:t>84</w:t>
        </w:r>
        <w:r>
          <w:rPr>
            <w:noProof/>
            <w:webHidden/>
          </w:rPr>
          <w:fldChar w:fldCharType="end"/>
        </w:r>
      </w:hyperlink>
    </w:p>
    <w:p w14:paraId="4E37A8DB" w14:textId="389A5A52" w:rsidR="007C1B7F" w:rsidRDefault="007C1B7F" w:rsidP="007C1B7F">
      <w:pPr>
        <w:pStyle w:val="TOC3"/>
        <w:tabs>
          <w:tab w:val="right" w:leader="dot" w:pos="9628"/>
        </w:tabs>
        <w:ind w:firstLine="0"/>
        <w:rPr>
          <w:rFonts w:asciiTheme="minorHAnsi" w:eastAsiaTheme="minorEastAsia" w:hAnsiTheme="minorHAnsi" w:cstheme="minorBidi"/>
          <w:noProof/>
          <w:kern w:val="2"/>
          <w:sz w:val="24"/>
          <w14:ligatures w14:val="standardContextual"/>
        </w:rPr>
      </w:pPr>
      <w:hyperlink w:anchor="_Toc219315782" w:history="1">
        <w:r w:rsidRPr="00B2455C">
          <w:rPr>
            <w:rStyle w:val="Hyperlink"/>
            <w:noProof/>
          </w:rPr>
          <w:t>4.5.3. Suggestions for future enhancements</w:t>
        </w:r>
        <w:r>
          <w:rPr>
            <w:noProof/>
            <w:webHidden/>
          </w:rPr>
          <w:tab/>
        </w:r>
        <w:r>
          <w:rPr>
            <w:noProof/>
            <w:webHidden/>
          </w:rPr>
          <w:fldChar w:fldCharType="begin"/>
        </w:r>
        <w:r>
          <w:rPr>
            <w:noProof/>
            <w:webHidden/>
          </w:rPr>
          <w:instrText xml:space="preserve"> PAGEREF _Toc219315782 \h </w:instrText>
        </w:r>
        <w:r>
          <w:rPr>
            <w:noProof/>
            <w:webHidden/>
          </w:rPr>
        </w:r>
        <w:r>
          <w:rPr>
            <w:noProof/>
            <w:webHidden/>
          </w:rPr>
          <w:fldChar w:fldCharType="separate"/>
        </w:r>
        <w:r>
          <w:rPr>
            <w:noProof/>
            <w:webHidden/>
          </w:rPr>
          <w:t>85</w:t>
        </w:r>
        <w:r>
          <w:rPr>
            <w:noProof/>
            <w:webHidden/>
          </w:rPr>
          <w:fldChar w:fldCharType="end"/>
        </w:r>
      </w:hyperlink>
    </w:p>
    <w:p w14:paraId="4855A815" w14:textId="2821182D" w:rsidR="007C1B7F" w:rsidRDefault="007C1B7F" w:rsidP="007C1B7F">
      <w:pPr>
        <w:pStyle w:val="TOC1"/>
        <w:ind w:firstLine="0"/>
        <w:rPr>
          <w:rFonts w:asciiTheme="minorHAnsi" w:eastAsiaTheme="minorEastAsia" w:hAnsiTheme="minorHAnsi" w:cstheme="minorBidi"/>
          <w:noProof/>
          <w:kern w:val="2"/>
          <w:sz w:val="24"/>
          <w14:ligatures w14:val="standardContextual"/>
        </w:rPr>
      </w:pPr>
      <w:hyperlink w:anchor="_Toc219315783" w:history="1">
        <w:r w:rsidRPr="00B2455C">
          <w:rPr>
            <w:rStyle w:val="Hyperlink"/>
            <w:noProof/>
          </w:rPr>
          <w:t>APPENDIX</w:t>
        </w:r>
        <w:r>
          <w:rPr>
            <w:noProof/>
            <w:webHidden/>
          </w:rPr>
          <w:tab/>
        </w:r>
        <w:r>
          <w:rPr>
            <w:noProof/>
            <w:webHidden/>
          </w:rPr>
          <w:fldChar w:fldCharType="begin"/>
        </w:r>
        <w:r>
          <w:rPr>
            <w:noProof/>
            <w:webHidden/>
          </w:rPr>
          <w:instrText xml:space="preserve"> PAGEREF _Toc219315783 \h </w:instrText>
        </w:r>
        <w:r>
          <w:rPr>
            <w:noProof/>
            <w:webHidden/>
          </w:rPr>
        </w:r>
        <w:r>
          <w:rPr>
            <w:noProof/>
            <w:webHidden/>
          </w:rPr>
          <w:fldChar w:fldCharType="separate"/>
        </w:r>
        <w:r>
          <w:rPr>
            <w:noProof/>
            <w:webHidden/>
          </w:rPr>
          <w:t>86</w:t>
        </w:r>
        <w:r>
          <w:rPr>
            <w:noProof/>
            <w:webHidden/>
          </w:rPr>
          <w:fldChar w:fldCharType="end"/>
        </w:r>
      </w:hyperlink>
    </w:p>
    <w:p w14:paraId="191E1542" w14:textId="1AD6B051" w:rsidR="007C1B7F" w:rsidRDefault="007C1B7F" w:rsidP="007C1B7F">
      <w:pPr>
        <w:pStyle w:val="TOC1"/>
        <w:ind w:firstLine="0"/>
        <w:rPr>
          <w:rFonts w:asciiTheme="minorHAnsi" w:eastAsiaTheme="minorEastAsia" w:hAnsiTheme="minorHAnsi" w:cstheme="minorBidi"/>
          <w:noProof/>
          <w:kern w:val="2"/>
          <w:sz w:val="24"/>
          <w14:ligatures w14:val="standardContextual"/>
        </w:rPr>
      </w:pPr>
      <w:hyperlink w:anchor="_Toc219315784" w:history="1">
        <w:r w:rsidRPr="00B2455C">
          <w:rPr>
            <w:rStyle w:val="Hyperlink"/>
            <w:noProof/>
          </w:rPr>
          <w:t>REFERENCES</w:t>
        </w:r>
        <w:r>
          <w:rPr>
            <w:noProof/>
            <w:webHidden/>
          </w:rPr>
          <w:tab/>
        </w:r>
        <w:r>
          <w:rPr>
            <w:noProof/>
            <w:webHidden/>
          </w:rPr>
          <w:fldChar w:fldCharType="begin"/>
        </w:r>
        <w:r>
          <w:rPr>
            <w:noProof/>
            <w:webHidden/>
          </w:rPr>
          <w:instrText xml:space="preserve"> PAGEREF _Toc219315784 \h </w:instrText>
        </w:r>
        <w:r>
          <w:rPr>
            <w:noProof/>
            <w:webHidden/>
          </w:rPr>
        </w:r>
        <w:r>
          <w:rPr>
            <w:noProof/>
            <w:webHidden/>
          </w:rPr>
          <w:fldChar w:fldCharType="separate"/>
        </w:r>
        <w:r>
          <w:rPr>
            <w:noProof/>
            <w:webHidden/>
          </w:rPr>
          <w:t>87</w:t>
        </w:r>
        <w:r>
          <w:rPr>
            <w:noProof/>
            <w:webHidden/>
          </w:rPr>
          <w:fldChar w:fldCharType="end"/>
        </w:r>
      </w:hyperlink>
    </w:p>
    <w:p w14:paraId="32224079" w14:textId="3EFEFB09" w:rsidR="007C1B7F" w:rsidRDefault="007C1B7F" w:rsidP="007C1B7F">
      <w:pPr>
        <w:pStyle w:val="TOC1"/>
        <w:ind w:firstLine="0"/>
        <w:rPr>
          <w:rFonts w:asciiTheme="minorHAnsi" w:eastAsiaTheme="minorEastAsia" w:hAnsiTheme="minorHAnsi" w:cstheme="minorBidi"/>
          <w:noProof/>
          <w:kern w:val="2"/>
          <w:sz w:val="24"/>
          <w14:ligatures w14:val="standardContextual"/>
        </w:rPr>
      </w:pPr>
      <w:hyperlink w:anchor="_Toc219315785" w:history="1">
        <w:r w:rsidRPr="00B2455C">
          <w:rPr>
            <w:rStyle w:val="Hyperlink"/>
            <w:noProof/>
          </w:rPr>
          <w:t>TASK DIVISION AND CONTRIBUTION SUMMARY</w:t>
        </w:r>
        <w:r>
          <w:rPr>
            <w:noProof/>
            <w:webHidden/>
          </w:rPr>
          <w:tab/>
        </w:r>
        <w:r>
          <w:rPr>
            <w:noProof/>
            <w:webHidden/>
          </w:rPr>
          <w:fldChar w:fldCharType="begin"/>
        </w:r>
        <w:r>
          <w:rPr>
            <w:noProof/>
            <w:webHidden/>
          </w:rPr>
          <w:instrText xml:space="preserve"> PAGEREF _Toc219315785 \h </w:instrText>
        </w:r>
        <w:r>
          <w:rPr>
            <w:noProof/>
            <w:webHidden/>
          </w:rPr>
        </w:r>
        <w:r>
          <w:rPr>
            <w:noProof/>
            <w:webHidden/>
          </w:rPr>
          <w:fldChar w:fldCharType="separate"/>
        </w:r>
        <w:r>
          <w:rPr>
            <w:noProof/>
            <w:webHidden/>
          </w:rPr>
          <w:t>88</w:t>
        </w:r>
        <w:r>
          <w:rPr>
            <w:noProof/>
            <w:webHidden/>
          </w:rPr>
          <w:fldChar w:fldCharType="end"/>
        </w:r>
      </w:hyperlink>
    </w:p>
    <w:p w14:paraId="39DFF0B6" w14:textId="67101DF9" w:rsidR="004F2F98" w:rsidRDefault="001D2CCC" w:rsidP="007C1B7F">
      <w:pPr>
        <w:pStyle w:val="Heading1"/>
        <w:numPr>
          <w:ilvl w:val="0"/>
          <w:numId w:val="0"/>
        </w:numPr>
        <w:autoSpaceDE w:val="0"/>
        <w:autoSpaceDN w:val="0"/>
        <w:rPr>
          <w:lang w:val="en-US"/>
        </w:rPr>
      </w:pPr>
      <w:r>
        <w:rPr>
          <w:bCs/>
          <w:color w:val="auto"/>
          <w:szCs w:val="32"/>
          <w:lang w:val="en-US"/>
        </w:rPr>
        <w:lastRenderedPageBreak/>
        <w:fldChar w:fldCharType="end"/>
      </w:r>
      <w:bookmarkStart w:id="5" w:name="_Toc219315680"/>
      <w:r w:rsidR="00F03C21" w:rsidRPr="55C8D167">
        <w:rPr>
          <w:lang w:val="en-US"/>
        </w:rPr>
        <w:t xml:space="preserve">LIST OF </w:t>
      </w:r>
      <w:bookmarkEnd w:id="0"/>
      <w:bookmarkEnd w:id="1"/>
      <w:bookmarkEnd w:id="2"/>
      <w:r w:rsidR="004F2F98">
        <w:rPr>
          <w:lang w:val="en-US"/>
        </w:rPr>
        <w:t>FIGURES</w:t>
      </w:r>
      <w:bookmarkEnd w:id="3"/>
      <w:bookmarkEnd w:id="4"/>
      <w:bookmarkEnd w:id="5"/>
    </w:p>
    <w:p w14:paraId="7CE5C3BB" w14:textId="02CCDABE" w:rsidR="007C1B7F" w:rsidRDefault="00A9658F">
      <w:pPr>
        <w:pStyle w:val="TableofFigures"/>
        <w:tabs>
          <w:tab w:val="right" w:leader="dot" w:pos="9628"/>
        </w:tabs>
        <w:rPr>
          <w:rFonts w:asciiTheme="minorHAnsi" w:eastAsiaTheme="minorEastAsia" w:hAnsiTheme="minorHAnsi" w:cstheme="minorBidi"/>
          <w:noProof/>
          <w:kern w:val="2"/>
          <w:sz w:val="24"/>
          <w14:ligatures w14:val="standardContextual"/>
        </w:rPr>
      </w:pPr>
      <w:r w:rsidRPr="00C11DC6">
        <w:rPr>
          <w:i/>
          <w:iCs/>
        </w:rPr>
        <w:fldChar w:fldCharType="begin"/>
      </w:r>
      <w:r w:rsidRPr="00C11DC6">
        <w:rPr>
          <w:i/>
          <w:iCs/>
        </w:rPr>
        <w:instrText xml:space="preserve"> TOC \h \z \c "Figure" </w:instrText>
      </w:r>
      <w:r w:rsidRPr="00C11DC6">
        <w:rPr>
          <w:i/>
          <w:iCs/>
        </w:rPr>
        <w:fldChar w:fldCharType="separate"/>
      </w:r>
      <w:hyperlink w:anchor="_Toc219315487" w:history="1">
        <w:r w:rsidR="007C1B7F" w:rsidRPr="007E300D">
          <w:rPr>
            <w:rStyle w:val="Hyperlink"/>
            <w:noProof/>
          </w:rPr>
          <w:t xml:space="preserve">Figure </w:t>
        </w:r>
        <w:r w:rsidR="007C1B7F" w:rsidRPr="007E300D">
          <w:rPr>
            <w:rStyle w:val="Hyperlink"/>
            <w:rFonts w:hint="eastAsia"/>
            <w:noProof/>
            <w:cs/>
          </w:rPr>
          <w:t>‎</w:t>
        </w:r>
        <w:r w:rsidR="007C1B7F" w:rsidRPr="007E300D">
          <w:rPr>
            <w:rStyle w:val="Hyperlink"/>
            <w:noProof/>
          </w:rPr>
          <w:t>2.1</w:t>
        </w:r>
        <w:r w:rsidR="007C1B7F" w:rsidRPr="007E300D">
          <w:rPr>
            <w:rStyle w:val="Hyperlink"/>
            <w:noProof/>
          </w:rPr>
          <w:noBreakHyphen/>
          <w:t>1: MVC architecture</w:t>
        </w:r>
        <w:r w:rsidR="007C1B7F">
          <w:rPr>
            <w:noProof/>
            <w:webHidden/>
          </w:rPr>
          <w:tab/>
        </w:r>
        <w:r w:rsidR="007C1B7F">
          <w:rPr>
            <w:noProof/>
            <w:webHidden/>
          </w:rPr>
          <w:fldChar w:fldCharType="begin"/>
        </w:r>
        <w:r w:rsidR="007C1B7F">
          <w:rPr>
            <w:noProof/>
            <w:webHidden/>
          </w:rPr>
          <w:instrText xml:space="preserve"> PAGEREF _Toc219315487 \h </w:instrText>
        </w:r>
        <w:r w:rsidR="007C1B7F">
          <w:rPr>
            <w:noProof/>
            <w:webHidden/>
          </w:rPr>
        </w:r>
        <w:r w:rsidR="007C1B7F">
          <w:rPr>
            <w:noProof/>
            <w:webHidden/>
          </w:rPr>
          <w:fldChar w:fldCharType="separate"/>
        </w:r>
        <w:r w:rsidR="007C1B7F">
          <w:rPr>
            <w:noProof/>
            <w:webHidden/>
          </w:rPr>
          <w:t>4</w:t>
        </w:r>
        <w:r w:rsidR="007C1B7F">
          <w:rPr>
            <w:noProof/>
            <w:webHidden/>
          </w:rPr>
          <w:fldChar w:fldCharType="end"/>
        </w:r>
      </w:hyperlink>
    </w:p>
    <w:p w14:paraId="1592CD67" w14:textId="57745C2B"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488" w:history="1">
        <w:r w:rsidRPr="007E300D">
          <w:rPr>
            <w:rStyle w:val="Hyperlink"/>
            <w:noProof/>
          </w:rPr>
          <w:t xml:space="preserve">Figure </w:t>
        </w:r>
        <w:r w:rsidRPr="007E300D">
          <w:rPr>
            <w:rStyle w:val="Hyperlink"/>
            <w:rFonts w:hint="eastAsia"/>
            <w:noProof/>
            <w:cs/>
          </w:rPr>
          <w:t>‎</w:t>
        </w:r>
        <w:r w:rsidRPr="007E300D">
          <w:rPr>
            <w:rStyle w:val="Hyperlink"/>
            <w:noProof/>
          </w:rPr>
          <w:t>2.1</w:t>
        </w:r>
        <w:r w:rsidRPr="007E300D">
          <w:rPr>
            <w:rStyle w:val="Hyperlink"/>
            <w:noProof/>
          </w:rPr>
          <w:noBreakHyphen/>
          <w:t>2: SQL server</w:t>
        </w:r>
        <w:r>
          <w:rPr>
            <w:noProof/>
            <w:webHidden/>
          </w:rPr>
          <w:tab/>
        </w:r>
        <w:r>
          <w:rPr>
            <w:noProof/>
            <w:webHidden/>
          </w:rPr>
          <w:fldChar w:fldCharType="begin"/>
        </w:r>
        <w:r>
          <w:rPr>
            <w:noProof/>
            <w:webHidden/>
          </w:rPr>
          <w:instrText xml:space="preserve"> PAGEREF _Toc219315488 \h </w:instrText>
        </w:r>
        <w:r>
          <w:rPr>
            <w:noProof/>
            <w:webHidden/>
          </w:rPr>
        </w:r>
        <w:r>
          <w:rPr>
            <w:noProof/>
            <w:webHidden/>
          </w:rPr>
          <w:fldChar w:fldCharType="separate"/>
        </w:r>
        <w:r>
          <w:rPr>
            <w:noProof/>
            <w:webHidden/>
          </w:rPr>
          <w:t>5</w:t>
        </w:r>
        <w:r>
          <w:rPr>
            <w:noProof/>
            <w:webHidden/>
          </w:rPr>
          <w:fldChar w:fldCharType="end"/>
        </w:r>
      </w:hyperlink>
    </w:p>
    <w:p w14:paraId="3BDEB49F" w14:textId="5F23ECE2"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489" w:history="1">
        <w:r w:rsidRPr="007E300D">
          <w:rPr>
            <w:rStyle w:val="Hyperlink"/>
            <w:noProof/>
          </w:rPr>
          <w:t xml:space="preserve">Figure </w:t>
        </w:r>
        <w:r w:rsidRPr="007E300D">
          <w:rPr>
            <w:rStyle w:val="Hyperlink"/>
            <w:rFonts w:hint="eastAsia"/>
            <w:noProof/>
            <w:cs/>
          </w:rPr>
          <w:t>‎</w:t>
        </w:r>
        <w:r w:rsidRPr="007E300D">
          <w:rPr>
            <w:rStyle w:val="Hyperlink"/>
            <w:noProof/>
          </w:rPr>
          <w:t>2.1</w:t>
        </w:r>
        <w:r w:rsidRPr="007E300D">
          <w:rPr>
            <w:rStyle w:val="Hyperlink"/>
            <w:noProof/>
          </w:rPr>
          <w:noBreakHyphen/>
          <w:t>3: Code first approach</w:t>
        </w:r>
        <w:r>
          <w:rPr>
            <w:noProof/>
            <w:webHidden/>
          </w:rPr>
          <w:tab/>
        </w:r>
        <w:r>
          <w:rPr>
            <w:noProof/>
            <w:webHidden/>
          </w:rPr>
          <w:fldChar w:fldCharType="begin"/>
        </w:r>
        <w:r>
          <w:rPr>
            <w:noProof/>
            <w:webHidden/>
          </w:rPr>
          <w:instrText xml:space="preserve"> PAGEREF _Toc219315489 \h </w:instrText>
        </w:r>
        <w:r>
          <w:rPr>
            <w:noProof/>
            <w:webHidden/>
          </w:rPr>
        </w:r>
        <w:r>
          <w:rPr>
            <w:noProof/>
            <w:webHidden/>
          </w:rPr>
          <w:fldChar w:fldCharType="separate"/>
        </w:r>
        <w:r>
          <w:rPr>
            <w:noProof/>
            <w:webHidden/>
          </w:rPr>
          <w:t>5</w:t>
        </w:r>
        <w:r>
          <w:rPr>
            <w:noProof/>
            <w:webHidden/>
          </w:rPr>
          <w:fldChar w:fldCharType="end"/>
        </w:r>
      </w:hyperlink>
    </w:p>
    <w:p w14:paraId="69C4072F" w14:textId="30869136"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490" w:history="1">
        <w:r w:rsidRPr="007E300D">
          <w:rPr>
            <w:rStyle w:val="Hyperlink"/>
            <w:noProof/>
          </w:rPr>
          <w:t xml:space="preserve">Figure </w:t>
        </w:r>
        <w:r w:rsidRPr="007E300D">
          <w:rPr>
            <w:rStyle w:val="Hyperlink"/>
            <w:rFonts w:hint="eastAsia"/>
            <w:noProof/>
            <w:cs/>
          </w:rPr>
          <w:t>‎</w:t>
        </w:r>
        <w:r w:rsidRPr="007E300D">
          <w:rPr>
            <w:rStyle w:val="Hyperlink"/>
            <w:noProof/>
          </w:rPr>
          <w:t>2.1</w:t>
        </w:r>
        <w:r w:rsidRPr="007E300D">
          <w:rPr>
            <w:rStyle w:val="Hyperlink"/>
            <w:noProof/>
          </w:rPr>
          <w:noBreakHyphen/>
          <w:t>4: Frontend technologies</w:t>
        </w:r>
        <w:r>
          <w:rPr>
            <w:noProof/>
            <w:webHidden/>
          </w:rPr>
          <w:tab/>
        </w:r>
        <w:r>
          <w:rPr>
            <w:noProof/>
            <w:webHidden/>
          </w:rPr>
          <w:fldChar w:fldCharType="begin"/>
        </w:r>
        <w:r>
          <w:rPr>
            <w:noProof/>
            <w:webHidden/>
          </w:rPr>
          <w:instrText xml:space="preserve"> PAGEREF _Toc219315490 \h </w:instrText>
        </w:r>
        <w:r>
          <w:rPr>
            <w:noProof/>
            <w:webHidden/>
          </w:rPr>
        </w:r>
        <w:r>
          <w:rPr>
            <w:noProof/>
            <w:webHidden/>
          </w:rPr>
          <w:fldChar w:fldCharType="separate"/>
        </w:r>
        <w:r>
          <w:rPr>
            <w:noProof/>
            <w:webHidden/>
          </w:rPr>
          <w:t>6</w:t>
        </w:r>
        <w:r>
          <w:rPr>
            <w:noProof/>
            <w:webHidden/>
          </w:rPr>
          <w:fldChar w:fldCharType="end"/>
        </w:r>
      </w:hyperlink>
    </w:p>
    <w:p w14:paraId="20548499" w14:textId="29BB293C"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491" w:history="1">
        <w:r w:rsidRPr="007E300D">
          <w:rPr>
            <w:rStyle w:val="Hyperlink"/>
            <w:noProof/>
          </w:rPr>
          <w:t xml:space="preserve">Figure </w:t>
        </w:r>
        <w:r w:rsidRPr="007E300D">
          <w:rPr>
            <w:rStyle w:val="Hyperlink"/>
            <w:rFonts w:hint="eastAsia"/>
            <w:noProof/>
            <w:cs/>
          </w:rPr>
          <w:t>‎</w:t>
        </w:r>
        <w:r w:rsidRPr="007E300D">
          <w:rPr>
            <w:rStyle w:val="Hyperlink"/>
            <w:noProof/>
          </w:rPr>
          <w:t>2.1</w:t>
        </w:r>
        <w:r w:rsidRPr="007E300D">
          <w:rPr>
            <w:rStyle w:val="Hyperlink"/>
            <w:noProof/>
          </w:rPr>
          <w:noBreakHyphen/>
          <w:t>5: Development tools</w:t>
        </w:r>
        <w:r>
          <w:rPr>
            <w:noProof/>
            <w:webHidden/>
          </w:rPr>
          <w:tab/>
        </w:r>
        <w:r>
          <w:rPr>
            <w:noProof/>
            <w:webHidden/>
          </w:rPr>
          <w:fldChar w:fldCharType="begin"/>
        </w:r>
        <w:r>
          <w:rPr>
            <w:noProof/>
            <w:webHidden/>
          </w:rPr>
          <w:instrText xml:space="preserve"> PAGEREF _Toc219315491 \h </w:instrText>
        </w:r>
        <w:r>
          <w:rPr>
            <w:noProof/>
            <w:webHidden/>
          </w:rPr>
        </w:r>
        <w:r>
          <w:rPr>
            <w:noProof/>
            <w:webHidden/>
          </w:rPr>
          <w:fldChar w:fldCharType="separate"/>
        </w:r>
        <w:r>
          <w:rPr>
            <w:noProof/>
            <w:webHidden/>
          </w:rPr>
          <w:t>6</w:t>
        </w:r>
        <w:r>
          <w:rPr>
            <w:noProof/>
            <w:webHidden/>
          </w:rPr>
          <w:fldChar w:fldCharType="end"/>
        </w:r>
      </w:hyperlink>
    </w:p>
    <w:p w14:paraId="656F91FC" w14:textId="4BA1C24A"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492" w:history="1">
        <w:r w:rsidRPr="007E300D">
          <w:rPr>
            <w:rStyle w:val="Hyperlink"/>
            <w:noProof/>
          </w:rPr>
          <w:t xml:space="preserve">Figure </w:t>
        </w:r>
        <w:r w:rsidRPr="007E300D">
          <w:rPr>
            <w:rStyle w:val="Hyperlink"/>
            <w:rFonts w:hint="eastAsia"/>
            <w:noProof/>
            <w:cs/>
          </w:rPr>
          <w:t>‎</w:t>
        </w:r>
        <w:r w:rsidRPr="007E300D">
          <w:rPr>
            <w:rStyle w:val="Hyperlink"/>
            <w:noProof/>
          </w:rPr>
          <w:t>2.4</w:t>
        </w:r>
        <w:r w:rsidRPr="007E300D">
          <w:rPr>
            <w:rStyle w:val="Hyperlink"/>
            <w:noProof/>
          </w:rPr>
          <w:noBreakHyphen/>
          <w:t>1: Use case diagram</w:t>
        </w:r>
        <w:r>
          <w:rPr>
            <w:noProof/>
            <w:webHidden/>
          </w:rPr>
          <w:tab/>
        </w:r>
        <w:r>
          <w:rPr>
            <w:noProof/>
            <w:webHidden/>
          </w:rPr>
          <w:fldChar w:fldCharType="begin"/>
        </w:r>
        <w:r>
          <w:rPr>
            <w:noProof/>
            <w:webHidden/>
          </w:rPr>
          <w:instrText xml:space="preserve"> PAGEREF _Toc219315492 \h </w:instrText>
        </w:r>
        <w:r>
          <w:rPr>
            <w:noProof/>
            <w:webHidden/>
          </w:rPr>
        </w:r>
        <w:r>
          <w:rPr>
            <w:noProof/>
            <w:webHidden/>
          </w:rPr>
          <w:fldChar w:fldCharType="separate"/>
        </w:r>
        <w:r>
          <w:rPr>
            <w:noProof/>
            <w:webHidden/>
          </w:rPr>
          <w:t>10</w:t>
        </w:r>
        <w:r>
          <w:rPr>
            <w:noProof/>
            <w:webHidden/>
          </w:rPr>
          <w:fldChar w:fldCharType="end"/>
        </w:r>
      </w:hyperlink>
    </w:p>
    <w:p w14:paraId="0440576D" w14:textId="175B845B"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493" w:history="1">
        <w:r w:rsidRPr="007E300D">
          <w:rPr>
            <w:rStyle w:val="Hyperlink"/>
            <w:noProof/>
          </w:rPr>
          <w:t xml:space="preserve">Figure </w:t>
        </w:r>
        <w:r w:rsidRPr="007E300D">
          <w:rPr>
            <w:rStyle w:val="Hyperlink"/>
            <w:rFonts w:hint="eastAsia"/>
            <w:noProof/>
            <w:cs/>
          </w:rPr>
          <w:t>‎</w:t>
        </w:r>
        <w:r w:rsidRPr="007E300D">
          <w:rPr>
            <w:rStyle w:val="Hyperlink"/>
            <w:noProof/>
          </w:rPr>
          <w:t>2.4</w:t>
        </w:r>
        <w:r w:rsidRPr="007E300D">
          <w:rPr>
            <w:rStyle w:val="Hyperlink"/>
            <w:noProof/>
          </w:rPr>
          <w:noBreakHyphen/>
          <w:t>2: Order process diagram</w:t>
        </w:r>
        <w:r>
          <w:rPr>
            <w:noProof/>
            <w:webHidden/>
          </w:rPr>
          <w:tab/>
        </w:r>
        <w:r>
          <w:rPr>
            <w:noProof/>
            <w:webHidden/>
          </w:rPr>
          <w:fldChar w:fldCharType="begin"/>
        </w:r>
        <w:r>
          <w:rPr>
            <w:noProof/>
            <w:webHidden/>
          </w:rPr>
          <w:instrText xml:space="preserve"> PAGEREF _Toc219315493 \h </w:instrText>
        </w:r>
        <w:r>
          <w:rPr>
            <w:noProof/>
            <w:webHidden/>
          </w:rPr>
        </w:r>
        <w:r>
          <w:rPr>
            <w:noProof/>
            <w:webHidden/>
          </w:rPr>
          <w:fldChar w:fldCharType="separate"/>
        </w:r>
        <w:r>
          <w:rPr>
            <w:noProof/>
            <w:webHidden/>
          </w:rPr>
          <w:t>22</w:t>
        </w:r>
        <w:r>
          <w:rPr>
            <w:noProof/>
            <w:webHidden/>
          </w:rPr>
          <w:fldChar w:fldCharType="end"/>
        </w:r>
      </w:hyperlink>
    </w:p>
    <w:p w14:paraId="3366B323" w14:textId="745D467F"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494" w:history="1">
        <w:r w:rsidRPr="007E300D">
          <w:rPr>
            <w:rStyle w:val="Hyperlink"/>
            <w:noProof/>
          </w:rPr>
          <w:t xml:space="preserve">Figure </w:t>
        </w:r>
        <w:r w:rsidRPr="007E300D">
          <w:rPr>
            <w:rStyle w:val="Hyperlink"/>
            <w:rFonts w:hint="eastAsia"/>
            <w:noProof/>
            <w:cs/>
          </w:rPr>
          <w:t>‎</w:t>
        </w:r>
        <w:r w:rsidRPr="007E300D">
          <w:rPr>
            <w:rStyle w:val="Hyperlink"/>
            <w:noProof/>
          </w:rPr>
          <w:t>2.4</w:t>
        </w:r>
        <w:r w:rsidRPr="007E300D">
          <w:rPr>
            <w:rStyle w:val="Hyperlink"/>
            <w:noProof/>
          </w:rPr>
          <w:noBreakHyphen/>
          <w:t>3: Import product diagram</w:t>
        </w:r>
        <w:r>
          <w:rPr>
            <w:noProof/>
            <w:webHidden/>
          </w:rPr>
          <w:tab/>
        </w:r>
        <w:r>
          <w:rPr>
            <w:noProof/>
            <w:webHidden/>
          </w:rPr>
          <w:fldChar w:fldCharType="begin"/>
        </w:r>
        <w:r>
          <w:rPr>
            <w:noProof/>
            <w:webHidden/>
          </w:rPr>
          <w:instrText xml:space="preserve"> PAGEREF _Toc219315494 \h </w:instrText>
        </w:r>
        <w:r>
          <w:rPr>
            <w:noProof/>
            <w:webHidden/>
          </w:rPr>
        </w:r>
        <w:r>
          <w:rPr>
            <w:noProof/>
            <w:webHidden/>
          </w:rPr>
          <w:fldChar w:fldCharType="separate"/>
        </w:r>
        <w:r>
          <w:rPr>
            <w:noProof/>
            <w:webHidden/>
          </w:rPr>
          <w:t>23</w:t>
        </w:r>
        <w:r>
          <w:rPr>
            <w:noProof/>
            <w:webHidden/>
          </w:rPr>
          <w:fldChar w:fldCharType="end"/>
        </w:r>
      </w:hyperlink>
    </w:p>
    <w:p w14:paraId="05F30495" w14:textId="26A7683B"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495" w:history="1">
        <w:r w:rsidRPr="007E300D">
          <w:rPr>
            <w:rStyle w:val="Hyperlink"/>
            <w:noProof/>
          </w:rPr>
          <w:t xml:space="preserve">Figure </w:t>
        </w:r>
        <w:r w:rsidRPr="007E300D">
          <w:rPr>
            <w:rStyle w:val="Hyperlink"/>
            <w:rFonts w:hint="eastAsia"/>
            <w:noProof/>
            <w:cs/>
          </w:rPr>
          <w:t>‎</w:t>
        </w:r>
        <w:r w:rsidRPr="007E300D">
          <w:rPr>
            <w:rStyle w:val="Hyperlink"/>
            <w:noProof/>
          </w:rPr>
          <w:t>2.4</w:t>
        </w:r>
        <w:r w:rsidRPr="007E300D">
          <w:rPr>
            <w:rStyle w:val="Hyperlink"/>
            <w:noProof/>
          </w:rPr>
          <w:noBreakHyphen/>
          <w:t>4: Generate revenue report diagram</w:t>
        </w:r>
        <w:r>
          <w:rPr>
            <w:noProof/>
            <w:webHidden/>
          </w:rPr>
          <w:tab/>
        </w:r>
        <w:r>
          <w:rPr>
            <w:noProof/>
            <w:webHidden/>
          </w:rPr>
          <w:fldChar w:fldCharType="begin"/>
        </w:r>
        <w:r>
          <w:rPr>
            <w:noProof/>
            <w:webHidden/>
          </w:rPr>
          <w:instrText xml:space="preserve"> PAGEREF _Toc219315495 \h </w:instrText>
        </w:r>
        <w:r>
          <w:rPr>
            <w:noProof/>
            <w:webHidden/>
          </w:rPr>
        </w:r>
        <w:r>
          <w:rPr>
            <w:noProof/>
            <w:webHidden/>
          </w:rPr>
          <w:fldChar w:fldCharType="separate"/>
        </w:r>
        <w:r>
          <w:rPr>
            <w:noProof/>
            <w:webHidden/>
          </w:rPr>
          <w:t>24</w:t>
        </w:r>
        <w:r>
          <w:rPr>
            <w:noProof/>
            <w:webHidden/>
          </w:rPr>
          <w:fldChar w:fldCharType="end"/>
        </w:r>
      </w:hyperlink>
    </w:p>
    <w:p w14:paraId="57038AD0" w14:textId="3EA21CBD"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496" w:history="1">
        <w:r w:rsidRPr="007E300D">
          <w:rPr>
            <w:rStyle w:val="Hyperlink"/>
            <w:noProof/>
          </w:rPr>
          <w:t xml:space="preserve">Figure </w:t>
        </w:r>
        <w:r w:rsidRPr="007E300D">
          <w:rPr>
            <w:rStyle w:val="Hyperlink"/>
            <w:rFonts w:hint="eastAsia"/>
            <w:noProof/>
            <w:cs/>
          </w:rPr>
          <w:t>‎</w:t>
        </w:r>
        <w:r w:rsidRPr="007E300D">
          <w:rPr>
            <w:rStyle w:val="Hyperlink"/>
            <w:noProof/>
          </w:rPr>
          <w:t>2.4</w:t>
        </w:r>
        <w:r w:rsidRPr="007E300D">
          <w:rPr>
            <w:rStyle w:val="Hyperlink"/>
            <w:noProof/>
          </w:rPr>
          <w:noBreakHyphen/>
          <w:t>5: Create order diagram</w:t>
        </w:r>
        <w:r>
          <w:rPr>
            <w:noProof/>
            <w:webHidden/>
          </w:rPr>
          <w:tab/>
        </w:r>
        <w:r>
          <w:rPr>
            <w:noProof/>
            <w:webHidden/>
          </w:rPr>
          <w:fldChar w:fldCharType="begin"/>
        </w:r>
        <w:r>
          <w:rPr>
            <w:noProof/>
            <w:webHidden/>
          </w:rPr>
          <w:instrText xml:space="preserve"> PAGEREF _Toc219315496 \h </w:instrText>
        </w:r>
        <w:r>
          <w:rPr>
            <w:noProof/>
            <w:webHidden/>
          </w:rPr>
        </w:r>
        <w:r>
          <w:rPr>
            <w:noProof/>
            <w:webHidden/>
          </w:rPr>
          <w:fldChar w:fldCharType="separate"/>
        </w:r>
        <w:r>
          <w:rPr>
            <w:noProof/>
            <w:webHidden/>
          </w:rPr>
          <w:t>25</w:t>
        </w:r>
        <w:r>
          <w:rPr>
            <w:noProof/>
            <w:webHidden/>
          </w:rPr>
          <w:fldChar w:fldCharType="end"/>
        </w:r>
      </w:hyperlink>
    </w:p>
    <w:p w14:paraId="3DF140BA" w14:textId="2F7B85F0"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497" w:history="1">
        <w:r w:rsidRPr="007E300D">
          <w:rPr>
            <w:rStyle w:val="Hyperlink"/>
            <w:noProof/>
          </w:rPr>
          <w:t xml:space="preserve">Figure </w:t>
        </w:r>
        <w:r w:rsidRPr="007E300D">
          <w:rPr>
            <w:rStyle w:val="Hyperlink"/>
            <w:rFonts w:hint="eastAsia"/>
            <w:noProof/>
            <w:cs/>
          </w:rPr>
          <w:t>‎</w:t>
        </w:r>
        <w:r w:rsidRPr="007E300D">
          <w:rPr>
            <w:rStyle w:val="Hyperlink"/>
            <w:noProof/>
          </w:rPr>
          <w:t>2.4</w:t>
        </w:r>
        <w:r w:rsidRPr="007E300D">
          <w:rPr>
            <w:rStyle w:val="Hyperlink"/>
            <w:noProof/>
          </w:rPr>
          <w:noBreakHyphen/>
          <w:t>6: Import products diagram</w:t>
        </w:r>
        <w:r>
          <w:rPr>
            <w:noProof/>
            <w:webHidden/>
          </w:rPr>
          <w:tab/>
        </w:r>
        <w:r>
          <w:rPr>
            <w:noProof/>
            <w:webHidden/>
          </w:rPr>
          <w:fldChar w:fldCharType="begin"/>
        </w:r>
        <w:r>
          <w:rPr>
            <w:noProof/>
            <w:webHidden/>
          </w:rPr>
          <w:instrText xml:space="preserve"> PAGEREF _Toc219315497 \h </w:instrText>
        </w:r>
        <w:r>
          <w:rPr>
            <w:noProof/>
            <w:webHidden/>
          </w:rPr>
        </w:r>
        <w:r>
          <w:rPr>
            <w:noProof/>
            <w:webHidden/>
          </w:rPr>
          <w:fldChar w:fldCharType="separate"/>
        </w:r>
        <w:r>
          <w:rPr>
            <w:noProof/>
            <w:webHidden/>
          </w:rPr>
          <w:t>26</w:t>
        </w:r>
        <w:r>
          <w:rPr>
            <w:noProof/>
            <w:webHidden/>
          </w:rPr>
          <w:fldChar w:fldCharType="end"/>
        </w:r>
      </w:hyperlink>
    </w:p>
    <w:p w14:paraId="6B4D0060" w14:textId="7CC9F090"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498" w:history="1">
        <w:r w:rsidRPr="007E300D">
          <w:rPr>
            <w:rStyle w:val="Hyperlink"/>
            <w:noProof/>
          </w:rPr>
          <w:t xml:space="preserve">Figure </w:t>
        </w:r>
        <w:r w:rsidRPr="007E300D">
          <w:rPr>
            <w:rStyle w:val="Hyperlink"/>
            <w:rFonts w:hint="eastAsia"/>
            <w:noProof/>
            <w:cs/>
          </w:rPr>
          <w:t>‎</w:t>
        </w:r>
        <w:r w:rsidRPr="007E300D">
          <w:rPr>
            <w:rStyle w:val="Hyperlink"/>
            <w:noProof/>
          </w:rPr>
          <w:t>2.4</w:t>
        </w:r>
        <w:r w:rsidRPr="007E300D">
          <w:rPr>
            <w:rStyle w:val="Hyperlink"/>
            <w:noProof/>
          </w:rPr>
          <w:noBreakHyphen/>
          <w:t>7: Generate revenue report diagram</w:t>
        </w:r>
        <w:r>
          <w:rPr>
            <w:noProof/>
            <w:webHidden/>
          </w:rPr>
          <w:tab/>
        </w:r>
        <w:r>
          <w:rPr>
            <w:noProof/>
            <w:webHidden/>
          </w:rPr>
          <w:fldChar w:fldCharType="begin"/>
        </w:r>
        <w:r>
          <w:rPr>
            <w:noProof/>
            <w:webHidden/>
          </w:rPr>
          <w:instrText xml:space="preserve"> PAGEREF _Toc219315498 \h </w:instrText>
        </w:r>
        <w:r>
          <w:rPr>
            <w:noProof/>
            <w:webHidden/>
          </w:rPr>
        </w:r>
        <w:r>
          <w:rPr>
            <w:noProof/>
            <w:webHidden/>
          </w:rPr>
          <w:fldChar w:fldCharType="separate"/>
        </w:r>
        <w:r>
          <w:rPr>
            <w:noProof/>
            <w:webHidden/>
          </w:rPr>
          <w:t>27</w:t>
        </w:r>
        <w:r>
          <w:rPr>
            <w:noProof/>
            <w:webHidden/>
          </w:rPr>
          <w:fldChar w:fldCharType="end"/>
        </w:r>
      </w:hyperlink>
    </w:p>
    <w:p w14:paraId="041456CB" w14:textId="61F9F924"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499" w:history="1">
        <w:r w:rsidRPr="007E300D">
          <w:rPr>
            <w:rStyle w:val="Hyperlink"/>
            <w:noProof/>
          </w:rPr>
          <w:t xml:space="preserve">Figure </w:t>
        </w:r>
        <w:r w:rsidRPr="007E300D">
          <w:rPr>
            <w:rStyle w:val="Hyperlink"/>
            <w:rFonts w:hint="eastAsia"/>
            <w:noProof/>
            <w:cs/>
          </w:rPr>
          <w:t>‎</w:t>
        </w:r>
        <w:r w:rsidRPr="007E300D">
          <w:rPr>
            <w:rStyle w:val="Hyperlink"/>
            <w:noProof/>
          </w:rPr>
          <w:t>3.1</w:t>
        </w:r>
        <w:r w:rsidRPr="007E300D">
          <w:rPr>
            <w:rStyle w:val="Hyperlink"/>
            <w:noProof/>
          </w:rPr>
          <w:noBreakHyphen/>
          <w:t>1: Authentication and authorization erd</w:t>
        </w:r>
        <w:r>
          <w:rPr>
            <w:noProof/>
            <w:webHidden/>
          </w:rPr>
          <w:tab/>
        </w:r>
        <w:r>
          <w:rPr>
            <w:noProof/>
            <w:webHidden/>
          </w:rPr>
          <w:fldChar w:fldCharType="begin"/>
        </w:r>
        <w:r>
          <w:rPr>
            <w:noProof/>
            <w:webHidden/>
          </w:rPr>
          <w:instrText xml:space="preserve"> PAGEREF _Toc219315499 \h </w:instrText>
        </w:r>
        <w:r>
          <w:rPr>
            <w:noProof/>
            <w:webHidden/>
          </w:rPr>
        </w:r>
        <w:r>
          <w:rPr>
            <w:noProof/>
            <w:webHidden/>
          </w:rPr>
          <w:fldChar w:fldCharType="separate"/>
        </w:r>
        <w:r>
          <w:rPr>
            <w:noProof/>
            <w:webHidden/>
          </w:rPr>
          <w:t>30</w:t>
        </w:r>
        <w:r>
          <w:rPr>
            <w:noProof/>
            <w:webHidden/>
          </w:rPr>
          <w:fldChar w:fldCharType="end"/>
        </w:r>
      </w:hyperlink>
    </w:p>
    <w:p w14:paraId="1B525D39" w14:textId="16CFAA1D"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00" w:history="1">
        <w:r w:rsidRPr="007E300D">
          <w:rPr>
            <w:rStyle w:val="Hyperlink"/>
            <w:noProof/>
          </w:rPr>
          <w:t xml:space="preserve">Figure </w:t>
        </w:r>
        <w:r w:rsidRPr="007E300D">
          <w:rPr>
            <w:rStyle w:val="Hyperlink"/>
            <w:rFonts w:hint="eastAsia"/>
            <w:noProof/>
            <w:cs/>
          </w:rPr>
          <w:t>‎</w:t>
        </w:r>
        <w:r w:rsidRPr="007E300D">
          <w:rPr>
            <w:rStyle w:val="Hyperlink"/>
            <w:noProof/>
          </w:rPr>
          <w:t>3.1</w:t>
        </w:r>
        <w:r w:rsidRPr="007E300D">
          <w:rPr>
            <w:rStyle w:val="Hyperlink"/>
            <w:noProof/>
          </w:rPr>
          <w:noBreakHyphen/>
          <w:t>2: Sales purchasing and inventory</w:t>
        </w:r>
        <w:r>
          <w:rPr>
            <w:noProof/>
            <w:webHidden/>
          </w:rPr>
          <w:tab/>
        </w:r>
        <w:r>
          <w:rPr>
            <w:noProof/>
            <w:webHidden/>
          </w:rPr>
          <w:fldChar w:fldCharType="begin"/>
        </w:r>
        <w:r>
          <w:rPr>
            <w:noProof/>
            <w:webHidden/>
          </w:rPr>
          <w:instrText xml:space="preserve"> PAGEREF _Toc219315500 \h </w:instrText>
        </w:r>
        <w:r>
          <w:rPr>
            <w:noProof/>
            <w:webHidden/>
          </w:rPr>
        </w:r>
        <w:r>
          <w:rPr>
            <w:noProof/>
            <w:webHidden/>
          </w:rPr>
          <w:fldChar w:fldCharType="separate"/>
        </w:r>
        <w:r>
          <w:rPr>
            <w:noProof/>
            <w:webHidden/>
          </w:rPr>
          <w:t>31</w:t>
        </w:r>
        <w:r>
          <w:rPr>
            <w:noProof/>
            <w:webHidden/>
          </w:rPr>
          <w:fldChar w:fldCharType="end"/>
        </w:r>
      </w:hyperlink>
    </w:p>
    <w:p w14:paraId="41CF2561" w14:textId="7A0564C7"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01" w:history="1">
        <w:r w:rsidRPr="007E300D">
          <w:rPr>
            <w:rStyle w:val="Hyperlink"/>
            <w:noProof/>
          </w:rPr>
          <w:t xml:space="preserve">Figure </w:t>
        </w:r>
        <w:r w:rsidRPr="007E300D">
          <w:rPr>
            <w:rStyle w:val="Hyperlink"/>
            <w:rFonts w:hint="eastAsia"/>
            <w:noProof/>
            <w:cs/>
          </w:rPr>
          <w:t>‎</w:t>
        </w:r>
        <w:r w:rsidRPr="007E300D">
          <w:rPr>
            <w:rStyle w:val="Hyperlink"/>
            <w:noProof/>
          </w:rPr>
          <w:t>3.1</w:t>
        </w:r>
        <w:r w:rsidRPr="007E300D">
          <w:rPr>
            <w:rStyle w:val="Hyperlink"/>
            <w:noProof/>
          </w:rPr>
          <w:noBreakHyphen/>
          <w:t>3: Human resources and attendance erd</w:t>
        </w:r>
        <w:r>
          <w:rPr>
            <w:noProof/>
            <w:webHidden/>
          </w:rPr>
          <w:tab/>
        </w:r>
        <w:r>
          <w:rPr>
            <w:noProof/>
            <w:webHidden/>
          </w:rPr>
          <w:fldChar w:fldCharType="begin"/>
        </w:r>
        <w:r>
          <w:rPr>
            <w:noProof/>
            <w:webHidden/>
          </w:rPr>
          <w:instrText xml:space="preserve"> PAGEREF _Toc219315501 \h </w:instrText>
        </w:r>
        <w:r>
          <w:rPr>
            <w:noProof/>
            <w:webHidden/>
          </w:rPr>
        </w:r>
        <w:r>
          <w:rPr>
            <w:noProof/>
            <w:webHidden/>
          </w:rPr>
          <w:fldChar w:fldCharType="separate"/>
        </w:r>
        <w:r>
          <w:rPr>
            <w:noProof/>
            <w:webHidden/>
          </w:rPr>
          <w:t>32</w:t>
        </w:r>
        <w:r>
          <w:rPr>
            <w:noProof/>
            <w:webHidden/>
          </w:rPr>
          <w:fldChar w:fldCharType="end"/>
        </w:r>
      </w:hyperlink>
    </w:p>
    <w:p w14:paraId="42D9D3A1" w14:textId="6D8CE724"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02" w:history="1">
        <w:r w:rsidRPr="007E300D">
          <w:rPr>
            <w:rStyle w:val="Hyperlink"/>
            <w:noProof/>
          </w:rPr>
          <w:t xml:space="preserve">Figure </w:t>
        </w:r>
        <w:r w:rsidRPr="007E300D">
          <w:rPr>
            <w:rStyle w:val="Hyperlink"/>
            <w:rFonts w:hint="eastAsia"/>
            <w:noProof/>
            <w:cs/>
          </w:rPr>
          <w:t>‎</w:t>
        </w:r>
        <w:r w:rsidRPr="007E300D">
          <w:rPr>
            <w:rStyle w:val="Hyperlink"/>
            <w:noProof/>
          </w:rPr>
          <w:t>3.1</w:t>
        </w:r>
        <w:r w:rsidRPr="007E300D">
          <w:rPr>
            <w:rStyle w:val="Hyperlink"/>
            <w:noProof/>
          </w:rPr>
          <w:noBreakHyphen/>
          <w:t>4: System configuration erd</w:t>
        </w:r>
        <w:r>
          <w:rPr>
            <w:noProof/>
            <w:webHidden/>
          </w:rPr>
          <w:tab/>
        </w:r>
        <w:r>
          <w:rPr>
            <w:noProof/>
            <w:webHidden/>
          </w:rPr>
          <w:fldChar w:fldCharType="begin"/>
        </w:r>
        <w:r>
          <w:rPr>
            <w:noProof/>
            <w:webHidden/>
          </w:rPr>
          <w:instrText xml:space="preserve"> PAGEREF _Toc219315502 \h </w:instrText>
        </w:r>
        <w:r>
          <w:rPr>
            <w:noProof/>
            <w:webHidden/>
          </w:rPr>
        </w:r>
        <w:r>
          <w:rPr>
            <w:noProof/>
            <w:webHidden/>
          </w:rPr>
          <w:fldChar w:fldCharType="separate"/>
        </w:r>
        <w:r>
          <w:rPr>
            <w:noProof/>
            <w:webHidden/>
          </w:rPr>
          <w:t>32</w:t>
        </w:r>
        <w:r>
          <w:rPr>
            <w:noProof/>
            <w:webHidden/>
          </w:rPr>
          <w:fldChar w:fldCharType="end"/>
        </w:r>
      </w:hyperlink>
    </w:p>
    <w:p w14:paraId="399895B7" w14:textId="598CFCAF"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03" w:history="1">
        <w:r w:rsidRPr="007E300D">
          <w:rPr>
            <w:rStyle w:val="Hyperlink"/>
            <w:noProof/>
          </w:rPr>
          <w:t xml:space="preserve">Figure </w:t>
        </w:r>
        <w:r w:rsidRPr="007E300D">
          <w:rPr>
            <w:rStyle w:val="Hyperlink"/>
            <w:rFonts w:hint="eastAsia"/>
            <w:noProof/>
            <w:cs/>
          </w:rPr>
          <w:t>‎</w:t>
        </w:r>
        <w:r w:rsidRPr="007E300D">
          <w:rPr>
            <w:rStyle w:val="Hyperlink"/>
            <w:noProof/>
          </w:rPr>
          <w:t>3.1</w:t>
        </w:r>
        <w:r w:rsidRPr="007E300D">
          <w:rPr>
            <w:rStyle w:val="Hyperlink"/>
            <w:noProof/>
          </w:rPr>
          <w:noBreakHyphen/>
          <w:t>5: Expense management erd</w:t>
        </w:r>
        <w:r>
          <w:rPr>
            <w:noProof/>
            <w:webHidden/>
          </w:rPr>
          <w:tab/>
        </w:r>
        <w:r>
          <w:rPr>
            <w:noProof/>
            <w:webHidden/>
          </w:rPr>
          <w:fldChar w:fldCharType="begin"/>
        </w:r>
        <w:r>
          <w:rPr>
            <w:noProof/>
            <w:webHidden/>
          </w:rPr>
          <w:instrText xml:space="preserve"> PAGEREF _Toc219315503 \h </w:instrText>
        </w:r>
        <w:r>
          <w:rPr>
            <w:noProof/>
            <w:webHidden/>
          </w:rPr>
        </w:r>
        <w:r>
          <w:rPr>
            <w:noProof/>
            <w:webHidden/>
          </w:rPr>
          <w:fldChar w:fldCharType="separate"/>
        </w:r>
        <w:r>
          <w:rPr>
            <w:noProof/>
            <w:webHidden/>
          </w:rPr>
          <w:t>33</w:t>
        </w:r>
        <w:r>
          <w:rPr>
            <w:noProof/>
            <w:webHidden/>
          </w:rPr>
          <w:fldChar w:fldCharType="end"/>
        </w:r>
      </w:hyperlink>
    </w:p>
    <w:p w14:paraId="2DB4593C" w14:textId="278EF91A"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04" w:history="1">
        <w:r w:rsidRPr="007E300D">
          <w:rPr>
            <w:rStyle w:val="Hyperlink"/>
            <w:noProof/>
          </w:rPr>
          <w:t xml:space="preserve">Figure </w:t>
        </w:r>
        <w:r w:rsidRPr="007E300D">
          <w:rPr>
            <w:rStyle w:val="Hyperlink"/>
            <w:rFonts w:hint="eastAsia"/>
            <w:noProof/>
            <w:cs/>
          </w:rPr>
          <w:t>‎</w:t>
        </w:r>
        <w:r w:rsidRPr="007E300D">
          <w:rPr>
            <w:rStyle w:val="Hyperlink"/>
            <w:noProof/>
          </w:rPr>
          <w:t>3.2</w:t>
        </w:r>
        <w:r w:rsidRPr="007E300D">
          <w:rPr>
            <w:rStyle w:val="Hyperlink"/>
            <w:noProof/>
          </w:rPr>
          <w:noBreakHyphen/>
          <w:t>1: Login mockup</w:t>
        </w:r>
        <w:r>
          <w:rPr>
            <w:noProof/>
            <w:webHidden/>
          </w:rPr>
          <w:tab/>
        </w:r>
        <w:r>
          <w:rPr>
            <w:noProof/>
            <w:webHidden/>
          </w:rPr>
          <w:fldChar w:fldCharType="begin"/>
        </w:r>
        <w:r>
          <w:rPr>
            <w:noProof/>
            <w:webHidden/>
          </w:rPr>
          <w:instrText xml:space="preserve"> PAGEREF _Toc219315504 \h </w:instrText>
        </w:r>
        <w:r>
          <w:rPr>
            <w:noProof/>
            <w:webHidden/>
          </w:rPr>
        </w:r>
        <w:r>
          <w:rPr>
            <w:noProof/>
            <w:webHidden/>
          </w:rPr>
          <w:fldChar w:fldCharType="separate"/>
        </w:r>
        <w:r>
          <w:rPr>
            <w:noProof/>
            <w:webHidden/>
          </w:rPr>
          <w:t>38</w:t>
        </w:r>
        <w:r>
          <w:rPr>
            <w:noProof/>
            <w:webHidden/>
          </w:rPr>
          <w:fldChar w:fldCharType="end"/>
        </w:r>
      </w:hyperlink>
    </w:p>
    <w:p w14:paraId="7AD01EC5" w14:textId="065B6224"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05" w:history="1">
        <w:r w:rsidRPr="007E300D">
          <w:rPr>
            <w:rStyle w:val="Hyperlink"/>
            <w:noProof/>
          </w:rPr>
          <w:t xml:space="preserve">Figure </w:t>
        </w:r>
        <w:r w:rsidRPr="007E300D">
          <w:rPr>
            <w:rStyle w:val="Hyperlink"/>
            <w:rFonts w:hint="eastAsia"/>
            <w:noProof/>
            <w:cs/>
          </w:rPr>
          <w:t>‎</w:t>
        </w:r>
        <w:r w:rsidRPr="007E300D">
          <w:rPr>
            <w:rStyle w:val="Hyperlink"/>
            <w:noProof/>
          </w:rPr>
          <w:t>3.2</w:t>
        </w:r>
        <w:r w:rsidRPr="007E300D">
          <w:rPr>
            <w:rStyle w:val="Hyperlink"/>
            <w:noProof/>
          </w:rPr>
          <w:noBreakHyphen/>
          <w:t>2: Sales staff - customer list mockup</w:t>
        </w:r>
        <w:r>
          <w:rPr>
            <w:noProof/>
            <w:webHidden/>
          </w:rPr>
          <w:tab/>
        </w:r>
        <w:r>
          <w:rPr>
            <w:noProof/>
            <w:webHidden/>
          </w:rPr>
          <w:fldChar w:fldCharType="begin"/>
        </w:r>
        <w:r>
          <w:rPr>
            <w:noProof/>
            <w:webHidden/>
          </w:rPr>
          <w:instrText xml:space="preserve"> PAGEREF _Toc219315505 \h </w:instrText>
        </w:r>
        <w:r>
          <w:rPr>
            <w:noProof/>
            <w:webHidden/>
          </w:rPr>
        </w:r>
        <w:r>
          <w:rPr>
            <w:noProof/>
            <w:webHidden/>
          </w:rPr>
          <w:fldChar w:fldCharType="separate"/>
        </w:r>
        <w:r>
          <w:rPr>
            <w:noProof/>
            <w:webHidden/>
          </w:rPr>
          <w:t>39</w:t>
        </w:r>
        <w:r>
          <w:rPr>
            <w:noProof/>
            <w:webHidden/>
          </w:rPr>
          <w:fldChar w:fldCharType="end"/>
        </w:r>
      </w:hyperlink>
    </w:p>
    <w:p w14:paraId="1D3972D0" w14:textId="53507616"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06" w:history="1">
        <w:r w:rsidRPr="007E300D">
          <w:rPr>
            <w:rStyle w:val="Hyperlink"/>
            <w:noProof/>
          </w:rPr>
          <w:t xml:space="preserve">Figure </w:t>
        </w:r>
        <w:r w:rsidRPr="007E300D">
          <w:rPr>
            <w:rStyle w:val="Hyperlink"/>
            <w:rFonts w:hint="eastAsia"/>
            <w:noProof/>
            <w:cs/>
          </w:rPr>
          <w:t>‎</w:t>
        </w:r>
        <w:r w:rsidRPr="007E300D">
          <w:rPr>
            <w:rStyle w:val="Hyperlink"/>
            <w:noProof/>
          </w:rPr>
          <w:t>3.2</w:t>
        </w:r>
        <w:r w:rsidRPr="007E300D">
          <w:rPr>
            <w:rStyle w:val="Hyperlink"/>
            <w:noProof/>
          </w:rPr>
          <w:noBreakHyphen/>
          <w:t>3: Sales staff - add new customer  mockup</w:t>
        </w:r>
        <w:r>
          <w:rPr>
            <w:noProof/>
            <w:webHidden/>
          </w:rPr>
          <w:tab/>
        </w:r>
        <w:r>
          <w:rPr>
            <w:noProof/>
            <w:webHidden/>
          </w:rPr>
          <w:fldChar w:fldCharType="begin"/>
        </w:r>
        <w:r>
          <w:rPr>
            <w:noProof/>
            <w:webHidden/>
          </w:rPr>
          <w:instrText xml:space="preserve"> PAGEREF _Toc219315506 \h </w:instrText>
        </w:r>
        <w:r>
          <w:rPr>
            <w:noProof/>
            <w:webHidden/>
          </w:rPr>
        </w:r>
        <w:r>
          <w:rPr>
            <w:noProof/>
            <w:webHidden/>
          </w:rPr>
          <w:fldChar w:fldCharType="separate"/>
        </w:r>
        <w:r>
          <w:rPr>
            <w:noProof/>
            <w:webHidden/>
          </w:rPr>
          <w:t>39</w:t>
        </w:r>
        <w:r>
          <w:rPr>
            <w:noProof/>
            <w:webHidden/>
          </w:rPr>
          <w:fldChar w:fldCharType="end"/>
        </w:r>
      </w:hyperlink>
    </w:p>
    <w:p w14:paraId="3FF66A28" w14:textId="53C21BAC"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07" w:history="1">
        <w:r w:rsidRPr="007E300D">
          <w:rPr>
            <w:rStyle w:val="Hyperlink"/>
            <w:noProof/>
          </w:rPr>
          <w:t xml:space="preserve">Figure </w:t>
        </w:r>
        <w:r w:rsidRPr="007E300D">
          <w:rPr>
            <w:rStyle w:val="Hyperlink"/>
            <w:rFonts w:hint="eastAsia"/>
            <w:noProof/>
            <w:cs/>
          </w:rPr>
          <w:t>‎</w:t>
        </w:r>
        <w:r w:rsidRPr="007E300D">
          <w:rPr>
            <w:rStyle w:val="Hyperlink"/>
            <w:noProof/>
          </w:rPr>
          <w:t>3.2</w:t>
        </w:r>
        <w:r w:rsidRPr="007E300D">
          <w:rPr>
            <w:rStyle w:val="Hyperlink"/>
            <w:noProof/>
          </w:rPr>
          <w:noBreakHyphen/>
          <w:t>4: Sales staff -  edit customer  mockup</w:t>
        </w:r>
        <w:r>
          <w:rPr>
            <w:noProof/>
            <w:webHidden/>
          </w:rPr>
          <w:tab/>
        </w:r>
        <w:r>
          <w:rPr>
            <w:noProof/>
            <w:webHidden/>
          </w:rPr>
          <w:fldChar w:fldCharType="begin"/>
        </w:r>
        <w:r>
          <w:rPr>
            <w:noProof/>
            <w:webHidden/>
          </w:rPr>
          <w:instrText xml:space="preserve"> PAGEREF _Toc219315507 \h </w:instrText>
        </w:r>
        <w:r>
          <w:rPr>
            <w:noProof/>
            <w:webHidden/>
          </w:rPr>
        </w:r>
        <w:r>
          <w:rPr>
            <w:noProof/>
            <w:webHidden/>
          </w:rPr>
          <w:fldChar w:fldCharType="separate"/>
        </w:r>
        <w:r>
          <w:rPr>
            <w:noProof/>
            <w:webHidden/>
          </w:rPr>
          <w:t>40</w:t>
        </w:r>
        <w:r>
          <w:rPr>
            <w:noProof/>
            <w:webHidden/>
          </w:rPr>
          <w:fldChar w:fldCharType="end"/>
        </w:r>
      </w:hyperlink>
    </w:p>
    <w:p w14:paraId="6B535D24" w14:textId="796D40B9"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08" w:history="1">
        <w:r w:rsidRPr="007E300D">
          <w:rPr>
            <w:rStyle w:val="Hyperlink"/>
            <w:noProof/>
          </w:rPr>
          <w:t xml:space="preserve">Figure </w:t>
        </w:r>
        <w:r w:rsidRPr="007E300D">
          <w:rPr>
            <w:rStyle w:val="Hyperlink"/>
            <w:rFonts w:hint="eastAsia"/>
            <w:noProof/>
            <w:cs/>
          </w:rPr>
          <w:t>‎</w:t>
        </w:r>
        <w:r w:rsidRPr="007E300D">
          <w:rPr>
            <w:rStyle w:val="Hyperlink"/>
            <w:noProof/>
          </w:rPr>
          <w:t>3.2</w:t>
        </w:r>
        <w:r w:rsidRPr="007E300D">
          <w:rPr>
            <w:rStyle w:val="Hyperlink"/>
            <w:noProof/>
          </w:rPr>
          <w:noBreakHyphen/>
          <w:t>5: Sales staff – product list  mockup</w:t>
        </w:r>
        <w:r>
          <w:rPr>
            <w:noProof/>
            <w:webHidden/>
          </w:rPr>
          <w:tab/>
        </w:r>
        <w:r>
          <w:rPr>
            <w:noProof/>
            <w:webHidden/>
          </w:rPr>
          <w:fldChar w:fldCharType="begin"/>
        </w:r>
        <w:r>
          <w:rPr>
            <w:noProof/>
            <w:webHidden/>
          </w:rPr>
          <w:instrText xml:space="preserve"> PAGEREF _Toc219315508 \h </w:instrText>
        </w:r>
        <w:r>
          <w:rPr>
            <w:noProof/>
            <w:webHidden/>
          </w:rPr>
        </w:r>
        <w:r>
          <w:rPr>
            <w:noProof/>
            <w:webHidden/>
          </w:rPr>
          <w:fldChar w:fldCharType="separate"/>
        </w:r>
        <w:r>
          <w:rPr>
            <w:noProof/>
            <w:webHidden/>
          </w:rPr>
          <w:t>41</w:t>
        </w:r>
        <w:r>
          <w:rPr>
            <w:noProof/>
            <w:webHidden/>
          </w:rPr>
          <w:fldChar w:fldCharType="end"/>
        </w:r>
      </w:hyperlink>
    </w:p>
    <w:p w14:paraId="78291B65" w14:textId="05D3A7C7"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09" w:history="1">
        <w:r w:rsidRPr="007E300D">
          <w:rPr>
            <w:rStyle w:val="Hyperlink"/>
            <w:noProof/>
          </w:rPr>
          <w:t xml:space="preserve">Figure </w:t>
        </w:r>
        <w:r w:rsidRPr="007E300D">
          <w:rPr>
            <w:rStyle w:val="Hyperlink"/>
            <w:rFonts w:hint="eastAsia"/>
            <w:noProof/>
            <w:cs/>
          </w:rPr>
          <w:t>‎</w:t>
        </w:r>
        <w:r w:rsidRPr="007E300D">
          <w:rPr>
            <w:rStyle w:val="Hyperlink"/>
            <w:noProof/>
          </w:rPr>
          <w:t>3.2</w:t>
        </w:r>
        <w:r w:rsidRPr="007E300D">
          <w:rPr>
            <w:rStyle w:val="Hyperlink"/>
            <w:noProof/>
          </w:rPr>
          <w:noBreakHyphen/>
          <w:t>6: Sales staff - invoice list mockup</w:t>
        </w:r>
        <w:r>
          <w:rPr>
            <w:noProof/>
            <w:webHidden/>
          </w:rPr>
          <w:tab/>
        </w:r>
        <w:r>
          <w:rPr>
            <w:noProof/>
            <w:webHidden/>
          </w:rPr>
          <w:fldChar w:fldCharType="begin"/>
        </w:r>
        <w:r>
          <w:rPr>
            <w:noProof/>
            <w:webHidden/>
          </w:rPr>
          <w:instrText xml:space="preserve"> PAGEREF _Toc219315509 \h </w:instrText>
        </w:r>
        <w:r>
          <w:rPr>
            <w:noProof/>
            <w:webHidden/>
          </w:rPr>
        </w:r>
        <w:r>
          <w:rPr>
            <w:noProof/>
            <w:webHidden/>
          </w:rPr>
          <w:fldChar w:fldCharType="separate"/>
        </w:r>
        <w:r>
          <w:rPr>
            <w:noProof/>
            <w:webHidden/>
          </w:rPr>
          <w:t>42</w:t>
        </w:r>
        <w:r>
          <w:rPr>
            <w:noProof/>
            <w:webHidden/>
          </w:rPr>
          <w:fldChar w:fldCharType="end"/>
        </w:r>
      </w:hyperlink>
    </w:p>
    <w:p w14:paraId="5C0CF27E" w14:textId="6A79FF47"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10" w:history="1">
        <w:r w:rsidRPr="007E300D">
          <w:rPr>
            <w:rStyle w:val="Hyperlink"/>
            <w:noProof/>
          </w:rPr>
          <w:t xml:space="preserve">Figure </w:t>
        </w:r>
        <w:r w:rsidRPr="007E300D">
          <w:rPr>
            <w:rStyle w:val="Hyperlink"/>
            <w:rFonts w:hint="eastAsia"/>
            <w:noProof/>
            <w:cs/>
          </w:rPr>
          <w:t>‎</w:t>
        </w:r>
        <w:r w:rsidRPr="007E300D">
          <w:rPr>
            <w:rStyle w:val="Hyperlink"/>
            <w:noProof/>
          </w:rPr>
          <w:t>3.2</w:t>
        </w:r>
        <w:r w:rsidRPr="007E300D">
          <w:rPr>
            <w:rStyle w:val="Hyperlink"/>
            <w:noProof/>
          </w:rPr>
          <w:noBreakHyphen/>
          <w:t>7: Sales staff - invoice details mockup</w:t>
        </w:r>
        <w:r>
          <w:rPr>
            <w:noProof/>
            <w:webHidden/>
          </w:rPr>
          <w:tab/>
        </w:r>
        <w:r>
          <w:rPr>
            <w:noProof/>
            <w:webHidden/>
          </w:rPr>
          <w:fldChar w:fldCharType="begin"/>
        </w:r>
        <w:r>
          <w:rPr>
            <w:noProof/>
            <w:webHidden/>
          </w:rPr>
          <w:instrText xml:space="preserve"> PAGEREF _Toc219315510 \h </w:instrText>
        </w:r>
        <w:r>
          <w:rPr>
            <w:noProof/>
            <w:webHidden/>
          </w:rPr>
        </w:r>
        <w:r>
          <w:rPr>
            <w:noProof/>
            <w:webHidden/>
          </w:rPr>
          <w:fldChar w:fldCharType="separate"/>
        </w:r>
        <w:r>
          <w:rPr>
            <w:noProof/>
            <w:webHidden/>
          </w:rPr>
          <w:t>42</w:t>
        </w:r>
        <w:r>
          <w:rPr>
            <w:noProof/>
            <w:webHidden/>
          </w:rPr>
          <w:fldChar w:fldCharType="end"/>
        </w:r>
      </w:hyperlink>
    </w:p>
    <w:p w14:paraId="77BFAEE7" w14:textId="3619CAB3"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11" w:history="1">
        <w:r w:rsidRPr="007E300D">
          <w:rPr>
            <w:rStyle w:val="Hyperlink"/>
            <w:noProof/>
          </w:rPr>
          <w:t xml:space="preserve">Figure </w:t>
        </w:r>
        <w:r w:rsidRPr="007E300D">
          <w:rPr>
            <w:rStyle w:val="Hyperlink"/>
            <w:rFonts w:hint="eastAsia"/>
            <w:noProof/>
            <w:cs/>
          </w:rPr>
          <w:t>‎</w:t>
        </w:r>
        <w:r w:rsidRPr="007E300D">
          <w:rPr>
            <w:rStyle w:val="Hyperlink"/>
            <w:noProof/>
          </w:rPr>
          <w:t>3.2</w:t>
        </w:r>
        <w:r w:rsidRPr="007E300D">
          <w:rPr>
            <w:rStyle w:val="Hyperlink"/>
            <w:noProof/>
          </w:rPr>
          <w:noBreakHyphen/>
          <w:t>8: Sales staff - create new invoice mockup</w:t>
        </w:r>
        <w:r>
          <w:rPr>
            <w:noProof/>
            <w:webHidden/>
          </w:rPr>
          <w:tab/>
        </w:r>
        <w:r>
          <w:rPr>
            <w:noProof/>
            <w:webHidden/>
          </w:rPr>
          <w:fldChar w:fldCharType="begin"/>
        </w:r>
        <w:r>
          <w:rPr>
            <w:noProof/>
            <w:webHidden/>
          </w:rPr>
          <w:instrText xml:space="preserve"> PAGEREF _Toc219315511 \h </w:instrText>
        </w:r>
        <w:r>
          <w:rPr>
            <w:noProof/>
            <w:webHidden/>
          </w:rPr>
        </w:r>
        <w:r>
          <w:rPr>
            <w:noProof/>
            <w:webHidden/>
          </w:rPr>
          <w:fldChar w:fldCharType="separate"/>
        </w:r>
        <w:r>
          <w:rPr>
            <w:noProof/>
            <w:webHidden/>
          </w:rPr>
          <w:t>43</w:t>
        </w:r>
        <w:r>
          <w:rPr>
            <w:noProof/>
            <w:webHidden/>
          </w:rPr>
          <w:fldChar w:fldCharType="end"/>
        </w:r>
      </w:hyperlink>
    </w:p>
    <w:p w14:paraId="0FA5B9AD" w14:textId="221F5141"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12" w:history="1">
        <w:r w:rsidRPr="007E300D">
          <w:rPr>
            <w:rStyle w:val="Hyperlink"/>
            <w:noProof/>
          </w:rPr>
          <w:t xml:space="preserve">Figure </w:t>
        </w:r>
        <w:r w:rsidRPr="007E300D">
          <w:rPr>
            <w:rStyle w:val="Hyperlink"/>
            <w:rFonts w:hint="eastAsia"/>
            <w:noProof/>
            <w:cs/>
          </w:rPr>
          <w:t>‎</w:t>
        </w:r>
        <w:r w:rsidRPr="007E300D">
          <w:rPr>
            <w:rStyle w:val="Hyperlink"/>
            <w:noProof/>
          </w:rPr>
          <w:t>3.2</w:t>
        </w:r>
        <w:r w:rsidRPr="007E300D">
          <w:rPr>
            <w:rStyle w:val="Hyperlink"/>
            <w:noProof/>
          </w:rPr>
          <w:noBreakHyphen/>
          <w:t>9: Warehouse – inventory list  mockup</w:t>
        </w:r>
        <w:r>
          <w:rPr>
            <w:noProof/>
            <w:webHidden/>
          </w:rPr>
          <w:tab/>
        </w:r>
        <w:r>
          <w:rPr>
            <w:noProof/>
            <w:webHidden/>
          </w:rPr>
          <w:fldChar w:fldCharType="begin"/>
        </w:r>
        <w:r>
          <w:rPr>
            <w:noProof/>
            <w:webHidden/>
          </w:rPr>
          <w:instrText xml:space="preserve"> PAGEREF _Toc219315512 \h </w:instrText>
        </w:r>
        <w:r>
          <w:rPr>
            <w:noProof/>
            <w:webHidden/>
          </w:rPr>
        </w:r>
        <w:r>
          <w:rPr>
            <w:noProof/>
            <w:webHidden/>
          </w:rPr>
          <w:fldChar w:fldCharType="separate"/>
        </w:r>
        <w:r>
          <w:rPr>
            <w:noProof/>
            <w:webHidden/>
          </w:rPr>
          <w:t>44</w:t>
        </w:r>
        <w:r>
          <w:rPr>
            <w:noProof/>
            <w:webHidden/>
          </w:rPr>
          <w:fldChar w:fldCharType="end"/>
        </w:r>
      </w:hyperlink>
    </w:p>
    <w:p w14:paraId="63D0C8BC" w14:textId="1CDA5549"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13" w:history="1">
        <w:r w:rsidRPr="007E300D">
          <w:rPr>
            <w:rStyle w:val="Hyperlink"/>
            <w:noProof/>
          </w:rPr>
          <w:t xml:space="preserve">Figure </w:t>
        </w:r>
        <w:r w:rsidRPr="007E300D">
          <w:rPr>
            <w:rStyle w:val="Hyperlink"/>
            <w:rFonts w:hint="eastAsia"/>
            <w:noProof/>
            <w:cs/>
          </w:rPr>
          <w:t>‎</w:t>
        </w:r>
        <w:r w:rsidRPr="007E300D">
          <w:rPr>
            <w:rStyle w:val="Hyperlink"/>
            <w:noProof/>
          </w:rPr>
          <w:t>3.2</w:t>
        </w:r>
        <w:r w:rsidRPr="007E300D">
          <w:rPr>
            <w:rStyle w:val="Hyperlink"/>
            <w:noProof/>
          </w:rPr>
          <w:noBreakHyphen/>
          <w:t>10: Warehouse – stock entry mockup</w:t>
        </w:r>
        <w:r>
          <w:rPr>
            <w:noProof/>
            <w:webHidden/>
          </w:rPr>
          <w:tab/>
        </w:r>
        <w:r>
          <w:rPr>
            <w:noProof/>
            <w:webHidden/>
          </w:rPr>
          <w:fldChar w:fldCharType="begin"/>
        </w:r>
        <w:r>
          <w:rPr>
            <w:noProof/>
            <w:webHidden/>
          </w:rPr>
          <w:instrText xml:space="preserve"> PAGEREF _Toc219315513 \h </w:instrText>
        </w:r>
        <w:r>
          <w:rPr>
            <w:noProof/>
            <w:webHidden/>
          </w:rPr>
        </w:r>
        <w:r>
          <w:rPr>
            <w:noProof/>
            <w:webHidden/>
          </w:rPr>
          <w:fldChar w:fldCharType="separate"/>
        </w:r>
        <w:r>
          <w:rPr>
            <w:noProof/>
            <w:webHidden/>
          </w:rPr>
          <w:t>45</w:t>
        </w:r>
        <w:r>
          <w:rPr>
            <w:noProof/>
            <w:webHidden/>
          </w:rPr>
          <w:fldChar w:fldCharType="end"/>
        </w:r>
      </w:hyperlink>
    </w:p>
    <w:p w14:paraId="5BB1B88D" w14:textId="623779D5"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14" w:history="1">
        <w:r w:rsidRPr="007E300D">
          <w:rPr>
            <w:rStyle w:val="Hyperlink"/>
            <w:noProof/>
          </w:rPr>
          <w:t xml:space="preserve">Figure </w:t>
        </w:r>
        <w:r w:rsidRPr="007E300D">
          <w:rPr>
            <w:rStyle w:val="Hyperlink"/>
            <w:rFonts w:hint="eastAsia"/>
            <w:noProof/>
            <w:cs/>
          </w:rPr>
          <w:t>‎</w:t>
        </w:r>
        <w:r w:rsidRPr="007E300D">
          <w:rPr>
            <w:rStyle w:val="Hyperlink"/>
            <w:noProof/>
          </w:rPr>
          <w:t>3.2</w:t>
        </w:r>
        <w:r w:rsidRPr="007E300D">
          <w:rPr>
            <w:rStyle w:val="Hyperlink"/>
            <w:noProof/>
          </w:rPr>
          <w:noBreakHyphen/>
          <w:t>11: Admin - dashboard mockup</w:t>
        </w:r>
        <w:r>
          <w:rPr>
            <w:noProof/>
            <w:webHidden/>
          </w:rPr>
          <w:tab/>
        </w:r>
        <w:r>
          <w:rPr>
            <w:noProof/>
            <w:webHidden/>
          </w:rPr>
          <w:fldChar w:fldCharType="begin"/>
        </w:r>
        <w:r>
          <w:rPr>
            <w:noProof/>
            <w:webHidden/>
          </w:rPr>
          <w:instrText xml:space="preserve"> PAGEREF _Toc219315514 \h </w:instrText>
        </w:r>
        <w:r>
          <w:rPr>
            <w:noProof/>
            <w:webHidden/>
          </w:rPr>
        </w:r>
        <w:r>
          <w:rPr>
            <w:noProof/>
            <w:webHidden/>
          </w:rPr>
          <w:fldChar w:fldCharType="separate"/>
        </w:r>
        <w:r>
          <w:rPr>
            <w:noProof/>
            <w:webHidden/>
          </w:rPr>
          <w:t>46</w:t>
        </w:r>
        <w:r>
          <w:rPr>
            <w:noProof/>
            <w:webHidden/>
          </w:rPr>
          <w:fldChar w:fldCharType="end"/>
        </w:r>
      </w:hyperlink>
    </w:p>
    <w:p w14:paraId="4C01D469" w14:textId="40E17200"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15" w:history="1">
        <w:r w:rsidRPr="007E300D">
          <w:rPr>
            <w:rStyle w:val="Hyperlink"/>
            <w:noProof/>
          </w:rPr>
          <w:t xml:space="preserve">Figure </w:t>
        </w:r>
        <w:r w:rsidRPr="007E300D">
          <w:rPr>
            <w:rStyle w:val="Hyperlink"/>
            <w:rFonts w:hint="eastAsia"/>
            <w:noProof/>
            <w:cs/>
          </w:rPr>
          <w:t>‎</w:t>
        </w:r>
        <w:r w:rsidRPr="007E300D">
          <w:rPr>
            <w:rStyle w:val="Hyperlink"/>
            <w:noProof/>
          </w:rPr>
          <w:t>3.2</w:t>
        </w:r>
        <w:r w:rsidRPr="007E300D">
          <w:rPr>
            <w:rStyle w:val="Hyperlink"/>
            <w:noProof/>
          </w:rPr>
          <w:noBreakHyphen/>
          <w:t>12: Admin – financial overview report mockup</w:t>
        </w:r>
        <w:r>
          <w:rPr>
            <w:noProof/>
            <w:webHidden/>
          </w:rPr>
          <w:tab/>
        </w:r>
        <w:r>
          <w:rPr>
            <w:noProof/>
            <w:webHidden/>
          </w:rPr>
          <w:fldChar w:fldCharType="begin"/>
        </w:r>
        <w:r>
          <w:rPr>
            <w:noProof/>
            <w:webHidden/>
          </w:rPr>
          <w:instrText xml:space="preserve"> PAGEREF _Toc219315515 \h </w:instrText>
        </w:r>
        <w:r>
          <w:rPr>
            <w:noProof/>
            <w:webHidden/>
          </w:rPr>
        </w:r>
        <w:r>
          <w:rPr>
            <w:noProof/>
            <w:webHidden/>
          </w:rPr>
          <w:fldChar w:fldCharType="separate"/>
        </w:r>
        <w:r>
          <w:rPr>
            <w:noProof/>
            <w:webHidden/>
          </w:rPr>
          <w:t>47</w:t>
        </w:r>
        <w:r>
          <w:rPr>
            <w:noProof/>
            <w:webHidden/>
          </w:rPr>
          <w:fldChar w:fldCharType="end"/>
        </w:r>
      </w:hyperlink>
    </w:p>
    <w:p w14:paraId="7D3E9C27" w14:textId="0FBAD621"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16" w:history="1">
        <w:r w:rsidRPr="007E300D">
          <w:rPr>
            <w:rStyle w:val="Hyperlink"/>
            <w:noProof/>
          </w:rPr>
          <w:t xml:space="preserve">Figure </w:t>
        </w:r>
        <w:r w:rsidRPr="007E300D">
          <w:rPr>
            <w:rStyle w:val="Hyperlink"/>
            <w:rFonts w:hint="eastAsia"/>
            <w:noProof/>
            <w:cs/>
          </w:rPr>
          <w:t>‎</w:t>
        </w:r>
        <w:r w:rsidRPr="007E300D">
          <w:rPr>
            <w:rStyle w:val="Hyperlink"/>
            <w:noProof/>
          </w:rPr>
          <w:t>3.2</w:t>
        </w:r>
        <w:r w:rsidRPr="007E300D">
          <w:rPr>
            <w:rStyle w:val="Hyperlink"/>
            <w:noProof/>
          </w:rPr>
          <w:noBreakHyphen/>
          <w:t>13: Admin – user account management mockup</w:t>
        </w:r>
        <w:r>
          <w:rPr>
            <w:noProof/>
            <w:webHidden/>
          </w:rPr>
          <w:tab/>
        </w:r>
        <w:r>
          <w:rPr>
            <w:noProof/>
            <w:webHidden/>
          </w:rPr>
          <w:fldChar w:fldCharType="begin"/>
        </w:r>
        <w:r>
          <w:rPr>
            <w:noProof/>
            <w:webHidden/>
          </w:rPr>
          <w:instrText xml:space="preserve"> PAGEREF _Toc219315516 \h </w:instrText>
        </w:r>
        <w:r>
          <w:rPr>
            <w:noProof/>
            <w:webHidden/>
          </w:rPr>
        </w:r>
        <w:r>
          <w:rPr>
            <w:noProof/>
            <w:webHidden/>
          </w:rPr>
          <w:fldChar w:fldCharType="separate"/>
        </w:r>
        <w:r>
          <w:rPr>
            <w:noProof/>
            <w:webHidden/>
          </w:rPr>
          <w:t>48</w:t>
        </w:r>
        <w:r>
          <w:rPr>
            <w:noProof/>
            <w:webHidden/>
          </w:rPr>
          <w:fldChar w:fldCharType="end"/>
        </w:r>
      </w:hyperlink>
    </w:p>
    <w:p w14:paraId="65F98677" w14:textId="4D8A0F72"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17" w:history="1">
        <w:r w:rsidRPr="007E300D">
          <w:rPr>
            <w:rStyle w:val="Hyperlink"/>
            <w:noProof/>
          </w:rPr>
          <w:t xml:space="preserve">Figure </w:t>
        </w:r>
        <w:r w:rsidRPr="007E300D">
          <w:rPr>
            <w:rStyle w:val="Hyperlink"/>
            <w:rFonts w:hint="eastAsia"/>
            <w:noProof/>
            <w:cs/>
          </w:rPr>
          <w:t>‎</w:t>
        </w:r>
        <w:r w:rsidRPr="007E300D">
          <w:rPr>
            <w:rStyle w:val="Hyperlink"/>
            <w:noProof/>
          </w:rPr>
          <w:t>3.2</w:t>
        </w:r>
        <w:r w:rsidRPr="007E300D">
          <w:rPr>
            <w:rStyle w:val="Hyperlink"/>
            <w:noProof/>
          </w:rPr>
          <w:noBreakHyphen/>
          <w:t>14: Admin - group permission matrix mockup</w:t>
        </w:r>
        <w:r>
          <w:rPr>
            <w:noProof/>
            <w:webHidden/>
          </w:rPr>
          <w:tab/>
        </w:r>
        <w:r>
          <w:rPr>
            <w:noProof/>
            <w:webHidden/>
          </w:rPr>
          <w:fldChar w:fldCharType="begin"/>
        </w:r>
        <w:r>
          <w:rPr>
            <w:noProof/>
            <w:webHidden/>
          </w:rPr>
          <w:instrText xml:space="preserve"> PAGEREF _Toc219315517 \h </w:instrText>
        </w:r>
        <w:r>
          <w:rPr>
            <w:noProof/>
            <w:webHidden/>
          </w:rPr>
        </w:r>
        <w:r>
          <w:rPr>
            <w:noProof/>
            <w:webHidden/>
          </w:rPr>
          <w:fldChar w:fldCharType="separate"/>
        </w:r>
        <w:r>
          <w:rPr>
            <w:noProof/>
            <w:webHidden/>
          </w:rPr>
          <w:t>49</w:t>
        </w:r>
        <w:r>
          <w:rPr>
            <w:noProof/>
            <w:webHidden/>
          </w:rPr>
          <w:fldChar w:fldCharType="end"/>
        </w:r>
      </w:hyperlink>
    </w:p>
    <w:p w14:paraId="30A87EA3" w14:textId="4DE29DDE"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18" w:history="1">
        <w:r w:rsidRPr="007E300D">
          <w:rPr>
            <w:rStyle w:val="Hyperlink"/>
            <w:noProof/>
          </w:rPr>
          <w:t xml:space="preserve">Figure </w:t>
        </w:r>
        <w:r w:rsidRPr="007E300D">
          <w:rPr>
            <w:rStyle w:val="Hyperlink"/>
            <w:rFonts w:hint="eastAsia"/>
            <w:noProof/>
            <w:cs/>
          </w:rPr>
          <w:t>‎</w:t>
        </w:r>
        <w:r w:rsidRPr="007E300D">
          <w:rPr>
            <w:rStyle w:val="Hyperlink"/>
            <w:noProof/>
          </w:rPr>
          <w:t>3.2</w:t>
        </w:r>
        <w:r w:rsidRPr="007E300D">
          <w:rPr>
            <w:rStyle w:val="Hyperlink"/>
            <w:noProof/>
          </w:rPr>
          <w:noBreakHyphen/>
          <w:t>15: Admin - stock movements mockup</w:t>
        </w:r>
        <w:r>
          <w:rPr>
            <w:noProof/>
            <w:webHidden/>
          </w:rPr>
          <w:tab/>
        </w:r>
        <w:r>
          <w:rPr>
            <w:noProof/>
            <w:webHidden/>
          </w:rPr>
          <w:fldChar w:fldCharType="begin"/>
        </w:r>
        <w:r>
          <w:rPr>
            <w:noProof/>
            <w:webHidden/>
          </w:rPr>
          <w:instrText xml:space="preserve"> PAGEREF _Toc219315518 \h </w:instrText>
        </w:r>
        <w:r>
          <w:rPr>
            <w:noProof/>
            <w:webHidden/>
          </w:rPr>
        </w:r>
        <w:r>
          <w:rPr>
            <w:noProof/>
            <w:webHidden/>
          </w:rPr>
          <w:fldChar w:fldCharType="separate"/>
        </w:r>
        <w:r>
          <w:rPr>
            <w:noProof/>
            <w:webHidden/>
          </w:rPr>
          <w:t>50</w:t>
        </w:r>
        <w:r>
          <w:rPr>
            <w:noProof/>
            <w:webHidden/>
          </w:rPr>
          <w:fldChar w:fldCharType="end"/>
        </w:r>
      </w:hyperlink>
    </w:p>
    <w:p w14:paraId="4B0F1346" w14:textId="103DD00D"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19" w:history="1">
        <w:r w:rsidRPr="007E300D">
          <w:rPr>
            <w:rStyle w:val="Hyperlink"/>
            <w:noProof/>
          </w:rPr>
          <w:t xml:space="preserve">Figure </w:t>
        </w:r>
        <w:r w:rsidRPr="007E300D">
          <w:rPr>
            <w:rStyle w:val="Hyperlink"/>
            <w:rFonts w:hint="eastAsia"/>
            <w:noProof/>
            <w:cs/>
          </w:rPr>
          <w:t>‎</w:t>
        </w:r>
        <w:r w:rsidRPr="007E300D">
          <w:rPr>
            <w:rStyle w:val="Hyperlink"/>
            <w:noProof/>
          </w:rPr>
          <w:t>4.2</w:t>
        </w:r>
        <w:r w:rsidRPr="007E300D">
          <w:rPr>
            <w:rStyle w:val="Hyperlink"/>
            <w:noProof/>
          </w:rPr>
          <w:noBreakHyphen/>
          <w:t>1: Cloning the project repository in visual studio</w:t>
        </w:r>
        <w:r>
          <w:rPr>
            <w:noProof/>
            <w:webHidden/>
          </w:rPr>
          <w:tab/>
        </w:r>
        <w:r>
          <w:rPr>
            <w:noProof/>
            <w:webHidden/>
          </w:rPr>
          <w:fldChar w:fldCharType="begin"/>
        </w:r>
        <w:r>
          <w:rPr>
            <w:noProof/>
            <w:webHidden/>
          </w:rPr>
          <w:instrText xml:space="preserve"> PAGEREF _Toc219315519 \h </w:instrText>
        </w:r>
        <w:r>
          <w:rPr>
            <w:noProof/>
            <w:webHidden/>
          </w:rPr>
        </w:r>
        <w:r>
          <w:rPr>
            <w:noProof/>
            <w:webHidden/>
          </w:rPr>
          <w:fldChar w:fldCharType="separate"/>
        </w:r>
        <w:r>
          <w:rPr>
            <w:noProof/>
            <w:webHidden/>
          </w:rPr>
          <w:t>53</w:t>
        </w:r>
        <w:r>
          <w:rPr>
            <w:noProof/>
            <w:webHidden/>
          </w:rPr>
          <w:fldChar w:fldCharType="end"/>
        </w:r>
      </w:hyperlink>
    </w:p>
    <w:p w14:paraId="1C633907" w14:textId="24B94A08"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20" w:history="1">
        <w:r w:rsidRPr="007E300D">
          <w:rPr>
            <w:rStyle w:val="Hyperlink"/>
            <w:noProof/>
          </w:rPr>
          <w:t xml:space="preserve">Figure </w:t>
        </w:r>
        <w:r w:rsidRPr="007E300D">
          <w:rPr>
            <w:rStyle w:val="Hyperlink"/>
            <w:rFonts w:hint="eastAsia"/>
            <w:noProof/>
            <w:cs/>
          </w:rPr>
          <w:t>‎</w:t>
        </w:r>
        <w:r w:rsidRPr="007E300D">
          <w:rPr>
            <w:rStyle w:val="Hyperlink"/>
            <w:noProof/>
          </w:rPr>
          <w:t>4.2</w:t>
        </w:r>
        <w:r w:rsidRPr="007E300D">
          <w:rPr>
            <w:rStyle w:val="Hyperlink"/>
            <w:noProof/>
          </w:rPr>
          <w:noBreakHyphen/>
          <w:t>2: Project structure in solution explorer</w:t>
        </w:r>
        <w:r>
          <w:rPr>
            <w:noProof/>
            <w:webHidden/>
          </w:rPr>
          <w:tab/>
        </w:r>
        <w:r>
          <w:rPr>
            <w:noProof/>
            <w:webHidden/>
          </w:rPr>
          <w:fldChar w:fldCharType="begin"/>
        </w:r>
        <w:r>
          <w:rPr>
            <w:noProof/>
            <w:webHidden/>
          </w:rPr>
          <w:instrText xml:space="preserve"> PAGEREF _Toc219315520 \h </w:instrText>
        </w:r>
        <w:r>
          <w:rPr>
            <w:noProof/>
            <w:webHidden/>
          </w:rPr>
        </w:r>
        <w:r>
          <w:rPr>
            <w:noProof/>
            <w:webHidden/>
          </w:rPr>
          <w:fldChar w:fldCharType="separate"/>
        </w:r>
        <w:r>
          <w:rPr>
            <w:noProof/>
            <w:webHidden/>
          </w:rPr>
          <w:t>54</w:t>
        </w:r>
        <w:r>
          <w:rPr>
            <w:noProof/>
            <w:webHidden/>
          </w:rPr>
          <w:fldChar w:fldCharType="end"/>
        </w:r>
      </w:hyperlink>
    </w:p>
    <w:p w14:paraId="258F77CB" w14:textId="5F67C77C"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21" w:history="1">
        <w:r w:rsidRPr="007E300D">
          <w:rPr>
            <w:rStyle w:val="Hyperlink"/>
            <w:noProof/>
          </w:rPr>
          <w:t xml:space="preserve">Figure </w:t>
        </w:r>
        <w:r w:rsidRPr="007E300D">
          <w:rPr>
            <w:rStyle w:val="Hyperlink"/>
            <w:rFonts w:hint="eastAsia"/>
            <w:noProof/>
            <w:cs/>
          </w:rPr>
          <w:t>‎</w:t>
        </w:r>
        <w:r w:rsidRPr="007E300D">
          <w:rPr>
            <w:rStyle w:val="Hyperlink"/>
            <w:noProof/>
          </w:rPr>
          <w:t>4.2</w:t>
        </w:r>
        <w:r w:rsidRPr="007E300D">
          <w:rPr>
            <w:rStyle w:val="Hyperlink"/>
            <w:noProof/>
          </w:rPr>
          <w:noBreakHyphen/>
          <w:t>3: Connection string configuration in appsettings.json</w:t>
        </w:r>
        <w:r>
          <w:rPr>
            <w:noProof/>
            <w:webHidden/>
          </w:rPr>
          <w:tab/>
        </w:r>
        <w:r>
          <w:rPr>
            <w:noProof/>
            <w:webHidden/>
          </w:rPr>
          <w:fldChar w:fldCharType="begin"/>
        </w:r>
        <w:r>
          <w:rPr>
            <w:noProof/>
            <w:webHidden/>
          </w:rPr>
          <w:instrText xml:space="preserve"> PAGEREF _Toc219315521 \h </w:instrText>
        </w:r>
        <w:r>
          <w:rPr>
            <w:noProof/>
            <w:webHidden/>
          </w:rPr>
        </w:r>
        <w:r>
          <w:rPr>
            <w:noProof/>
            <w:webHidden/>
          </w:rPr>
          <w:fldChar w:fldCharType="separate"/>
        </w:r>
        <w:r>
          <w:rPr>
            <w:noProof/>
            <w:webHidden/>
          </w:rPr>
          <w:t>54</w:t>
        </w:r>
        <w:r>
          <w:rPr>
            <w:noProof/>
            <w:webHidden/>
          </w:rPr>
          <w:fldChar w:fldCharType="end"/>
        </w:r>
      </w:hyperlink>
    </w:p>
    <w:p w14:paraId="0BF36DB5" w14:textId="7194833A"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22" w:history="1">
        <w:r w:rsidRPr="007E300D">
          <w:rPr>
            <w:rStyle w:val="Hyperlink"/>
            <w:noProof/>
          </w:rPr>
          <w:t xml:space="preserve">Figure </w:t>
        </w:r>
        <w:r w:rsidRPr="007E300D">
          <w:rPr>
            <w:rStyle w:val="Hyperlink"/>
            <w:rFonts w:hint="eastAsia"/>
            <w:noProof/>
            <w:cs/>
          </w:rPr>
          <w:t>‎</w:t>
        </w:r>
        <w:r w:rsidRPr="007E300D">
          <w:rPr>
            <w:rStyle w:val="Hyperlink"/>
            <w:noProof/>
          </w:rPr>
          <w:t>4.2</w:t>
        </w:r>
        <w:r w:rsidRPr="007E300D">
          <w:rPr>
            <w:rStyle w:val="Hyperlink"/>
            <w:noProof/>
          </w:rPr>
          <w:noBreakHyphen/>
          <w:t>4: Applying migrations via package manager console</w:t>
        </w:r>
        <w:r>
          <w:rPr>
            <w:noProof/>
            <w:webHidden/>
          </w:rPr>
          <w:tab/>
        </w:r>
        <w:r>
          <w:rPr>
            <w:noProof/>
            <w:webHidden/>
          </w:rPr>
          <w:fldChar w:fldCharType="begin"/>
        </w:r>
        <w:r>
          <w:rPr>
            <w:noProof/>
            <w:webHidden/>
          </w:rPr>
          <w:instrText xml:space="preserve"> PAGEREF _Toc219315522 \h </w:instrText>
        </w:r>
        <w:r>
          <w:rPr>
            <w:noProof/>
            <w:webHidden/>
          </w:rPr>
        </w:r>
        <w:r>
          <w:rPr>
            <w:noProof/>
            <w:webHidden/>
          </w:rPr>
          <w:fldChar w:fldCharType="separate"/>
        </w:r>
        <w:r>
          <w:rPr>
            <w:noProof/>
            <w:webHidden/>
          </w:rPr>
          <w:t>55</w:t>
        </w:r>
        <w:r>
          <w:rPr>
            <w:noProof/>
            <w:webHidden/>
          </w:rPr>
          <w:fldChar w:fldCharType="end"/>
        </w:r>
      </w:hyperlink>
    </w:p>
    <w:p w14:paraId="14C46CC2" w14:textId="6701B931"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23" w:history="1">
        <w:r w:rsidRPr="007E300D">
          <w:rPr>
            <w:rStyle w:val="Hyperlink"/>
            <w:noProof/>
          </w:rPr>
          <w:t xml:space="preserve">Figure </w:t>
        </w:r>
        <w:r w:rsidRPr="007E300D">
          <w:rPr>
            <w:rStyle w:val="Hyperlink"/>
            <w:rFonts w:hint="eastAsia"/>
            <w:noProof/>
            <w:cs/>
          </w:rPr>
          <w:t>‎</w:t>
        </w:r>
        <w:r w:rsidRPr="007E300D">
          <w:rPr>
            <w:rStyle w:val="Hyperlink"/>
            <w:noProof/>
          </w:rPr>
          <w:t>4.2</w:t>
        </w:r>
        <w:r w:rsidRPr="007E300D">
          <w:rPr>
            <w:rStyle w:val="Hyperlink"/>
            <w:noProof/>
          </w:rPr>
          <w:noBreakHyphen/>
          <w:t>5: Application login interface</w:t>
        </w:r>
        <w:r>
          <w:rPr>
            <w:noProof/>
            <w:webHidden/>
          </w:rPr>
          <w:tab/>
        </w:r>
        <w:r>
          <w:rPr>
            <w:noProof/>
            <w:webHidden/>
          </w:rPr>
          <w:fldChar w:fldCharType="begin"/>
        </w:r>
        <w:r>
          <w:rPr>
            <w:noProof/>
            <w:webHidden/>
          </w:rPr>
          <w:instrText xml:space="preserve"> PAGEREF _Toc219315523 \h </w:instrText>
        </w:r>
        <w:r>
          <w:rPr>
            <w:noProof/>
            <w:webHidden/>
          </w:rPr>
        </w:r>
        <w:r>
          <w:rPr>
            <w:noProof/>
            <w:webHidden/>
          </w:rPr>
          <w:fldChar w:fldCharType="separate"/>
        </w:r>
        <w:r>
          <w:rPr>
            <w:noProof/>
            <w:webHidden/>
          </w:rPr>
          <w:t>56</w:t>
        </w:r>
        <w:r>
          <w:rPr>
            <w:noProof/>
            <w:webHidden/>
          </w:rPr>
          <w:fldChar w:fldCharType="end"/>
        </w:r>
      </w:hyperlink>
    </w:p>
    <w:p w14:paraId="4E8D0433" w14:textId="06BAD821"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24" w:history="1">
        <w:r w:rsidRPr="007E300D">
          <w:rPr>
            <w:rStyle w:val="Hyperlink"/>
            <w:noProof/>
          </w:rPr>
          <w:t xml:space="preserve">Figure </w:t>
        </w:r>
        <w:r w:rsidRPr="007E300D">
          <w:rPr>
            <w:rStyle w:val="Hyperlink"/>
            <w:rFonts w:hint="eastAsia"/>
            <w:noProof/>
            <w:cs/>
          </w:rPr>
          <w:t>‎</w:t>
        </w:r>
        <w:r w:rsidRPr="007E300D">
          <w:rPr>
            <w:rStyle w:val="Hyperlink"/>
            <w:noProof/>
          </w:rPr>
          <w:t>4.2</w:t>
        </w:r>
        <w:r w:rsidRPr="007E300D">
          <w:rPr>
            <w:rStyle w:val="Hyperlink"/>
            <w:noProof/>
          </w:rPr>
          <w:noBreakHyphen/>
          <w:t>6: Administrator dashboard overview</w:t>
        </w:r>
        <w:r>
          <w:rPr>
            <w:noProof/>
            <w:webHidden/>
          </w:rPr>
          <w:tab/>
        </w:r>
        <w:r>
          <w:rPr>
            <w:noProof/>
            <w:webHidden/>
          </w:rPr>
          <w:fldChar w:fldCharType="begin"/>
        </w:r>
        <w:r>
          <w:rPr>
            <w:noProof/>
            <w:webHidden/>
          </w:rPr>
          <w:instrText xml:space="preserve"> PAGEREF _Toc219315524 \h </w:instrText>
        </w:r>
        <w:r>
          <w:rPr>
            <w:noProof/>
            <w:webHidden/>
          </w:rPr>
        </w:r>
        <w:r>
          <w:rPr>
            <w:noProof/>
            <w:webHidden/>
          </w:rPr>
          <w:fldChar w:fldCharType="separate"/>
        </w:r>
        <w:r>
          <w:rPr>
            <w:noProof/>
            <w:webHidden/>
          </w:rPr>
          <w:t>56</w:t>
        </w:r>
        <w:r>
          <w:rPr>
            <w:noProof/>
            <w:webHidden/>
          </w:rPr>
          <w:fldChar w:fldCharType="end"/>
        </w:r>
      </w:hyperlink>
    </w:p>
    <w:p w14:paraId="12E6FB70" w14:textId="46716F99"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25" w:history="1">
        <w:r w:rsidRPr="007E300D">
          <w:rPr>
            <w:rStyle w:val="Hyperlink"/>
            <w:noProof/>
          </w:rPr>
          <w:t xml:space="preserve">Figure </w:t>
        </w:r>
        <w:r w:rsidRPr="007E300D">
          <w:rPr>
            <w:rStyle w:val="Hyperlink"/>
            <w:rFonts w:hint="eastAsia"/>
            <w:noProof/>
            <w:cs/>
          </w:rPr>
          <w:t>‎</w:t>
        </w:r>
        <w:r w:rsidRPr="007E300D">
          <w:rPr>
            <w:rStyle w:val="Hyperlink"/>
            <w:noProof/>
          </w:rPr>
          <w:t>4.3</w:t>
        </w:r>
        <w:r w:rsidRPr="007E300D">
          <w:rPr>
            <w:rStyle w:val="Hyperlink"/>
            <w:noProof/>
          </w:rPr>
          <w:noBreakHyphen/>
          <w:t>1: Controller layer code</w:t>
        </w:r>
        <w:r>
          <w:rPr>
            <w:noProof/>
            <w:webHidden/>
          </w:rPr>
          <w:tab/>
        </w:r>
        <w:r>
          <w:rPr>
            <w:noProof/>
            <w:webHidden/>
          </w:rPr>
          <w:fldChar w:fldCharType="begin"/>
        </w:r>
        <w:r>
          <w:rPr>
            <w:noProof/>
            <w:webHidden/>
          </w:rPr>
          <w:instrText xml:space="preserve"> PAGEREF _Toc219315525 \h </w:instrText>
        </w:r>
        <w:r>
          <w:rPr>
            <w:noProof/>
            <w:webHidden/>
          </w:rPr>
        </w:r>
        <w:r>
          <w:rPr>
            <w:noProof/>
            <w:webHidden/>
          </w:rPr>
          <w:fldChar w:fldCharType="separate"/>
        </w:r>
        <w:r>
          <w:rPr>
            <w:noProof/>
            <w:webHidden/>
          </w:rPr>
          <w:t>57</w:t>
        </w:r>
        <w:r>
          <w:rPr>
            <w:noProof/>
            <w:webHidden/>
          </w:rPr>
          <w:fldChar w:fldCharType="end"/>
        </w:r>
      </w:hyperlink>
    </w:p>
    <w:p w14:paraId="4248A22C" w14:textId="02C0F51B"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26" w:history="1">
        <w:r w:rsidRPr="007E300D">
          <w:rPr>
            <w:rStyle w:val="Hyperlink"/>
            <w:noProof/>
          </w:rPr>
          <w:t xml:space="preserve">Figure </w:t>
        </w:r>
        <w:r w:rsidRPr="007E300D">
          <w:rPr>
            <w:rStyle w:val="Hyperlink"/>
            <w:rFonts w:hint="eastAsia"/>
            <w:noProof/>
            <w:cs/>
          </w:rPr>
          <w:t>‎</w:t>
        </w:r>
        <w:r w:rsidRPr="007E300D">
          <w:rPr>
            <w:rStyle w:val="Hyperlink"/>
            <w:noProof/>
          </w:rPr>
          <w:t>4.3</w:t>
        </w:r>
        <w:r w:rsidRPr="007E300D">
          <w:rPr>
            <w:rStyle w:val="Hyperlink"/>
            <w:noProof/>
          </w:rPr>
          <w:noBreakHyphen/>
          <w:t>2: Presentation layer code</w:t>
        </w:r>
        <w:r>
          <w:rPr>
            <w:noProof/>
            <w:webHidden/>
          </w:rPr>
          <w:tab/>
        </w:r>
        <w:r>
          <w:rPr>
            <w:noProof/>
            <w:webHidden/>
          </w:rPr>
          <w:fldChar w:fldCharType="begin"/>
        </w:r>
        <w:r>
          <w:rPr>
            <w:noProof/>
            <w:webHidden/>
          </w:rPr>
          <w:instrText xml:space="preserve"> PAGEREF _Toc219315526 \h </w:instrText>
        </w:r>
        <w:r>
          <w:rPr>
            <w:noProof/>
            <w:webHidden/>
          </w:rPr>
        </w:r>
        <w:r>
          <w:rPr>
            <w:noProof/>
            <w:webHidden/>
          </w:rPr>
          <w:fldChar w:fldCharType="separate"/>
        </w:r>
        <w:r>
          <w:rPr>
            <w:noProof/>
            <w:webHidden/>
          </w:rPr>
          <w:t>58</w:t>
        </w:r>
        <w:r>
          <w:rPr>
            <w:noProof/>
            <w:webHidden/>
          </w:rPr>
          <w:fldChar w:fldCharType="end"/>
        </w:r>
      </w:hyperlink>
    </w:p>
    <w:p w14:paraId="77824B72" w14:textId="034F9855"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27" w:history="1">
        <w:r w:rsidRPr="007E300D">
          <w:rPr>
            <w:rStyle w:val="Hyperlink"/>
            <w:noProof/>
          </w:rPr>
          <w:t xml:space="preserve">Figure </w:t>
        </w:r>
        <w:r w:rsidRPr="007E300D">
          <w:rPr>
            <w:rStyle w:val="Hyperlink"/>
            <w:rFonts w:hint="eastAsia"/>
            <w:noProof/>
            <w:cs/>
          </w:rPr>
          <w:t>‎</w:t>
        </w:r>
        <w:r w:rsidRPr="007E300D">
          <w:rPr>
            <w:rStyle w:val="Hyperlink"/>
            <w:noProof/>
          </w:rPr>
          <w:t>4.3</w:t>
        </w:r>
        <w:r w:rsidRPr="007E300D">
          <w:rPr>
            <w:rStyle w:val="Hyperlink"/>
            <w:noProof/>
          </w:rPr>
          <w:noBreakHyphen/>
          <w:t>3: Dynamic group permissions matrix interface</w:t>
        </w:r>
        <w:r>
          <w:rPr>
            <w:noProof/>
            <w:webHidden/>
          </w:rPr>
          <w:tab/>
        </w:r>
        <w:r>
          <w:rPr>
            <w:noProof/>
            <w:webHidden/>
          </w:rPr>
          <w:fldChar w:fldCharType="begin"/>
        </w:r>
        <w:r>
          <w:rPr>
            <w:noProof/>
            <w:webHidden/>
          </w:rPr>
          <w:instrText xml:space="preserve"> PAGEREF _Toc219315527 \h </w:instrText>
        </w:r>
        <w:r>
          <w:rPr>
            <w:noProof/>
            <w:webHidden/>
          </w:rPr>
        </w:r>
        <w:r>
          <w:rPr>
            <w:noProof/>
            <w:webHidden/>
          </w:rPr>
          <w:fldChar w:fldCharType="separate"/>
        </w:r>
        <w:r>
          <w:rPr>
            <w:noProof/>
            <w:webHidden/>
          </w:rPr>
          <w:t>59</w:t>
        </w:r>
        <w:r>
          <w:rPr>
            <w:noProof/>
            <w:webHidden/>
          </w:rPr>
          <w:fldChar w:fldCharType="end"/>
        </w:r>
      </w:hyperlink>
    </w:p>
    <w:p w14:paraId="5C954FF8" w14:textId="2A09D73A"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28" w:history="1">
        <w:r w:rsidRPr="007E300D">
          <w:rPr>
            <w:rStyle w:val="Hyperlink"/>
            <w:noProof/>
          </w:rPr>
          <w:t xml:space="preserve">Figure </w:t>
        </w:r>
        <w:r w:rsidRPr="007E300D">
          <w:rPr>
            <w:rStyle w:val="Hyperlink"/>
            <w:rFonts w:hint="eastAsia"/>
            <w:noProof/>
            <w:cs/>
          </w:rPr>
          <w:t>‎</w:t>
        </w:r>
        <w:r w:rsidRPr="007E300D">
          <w:rPr>
            <w:rStyle w:val="Hyperlink"/>
            <w:noProof/>
          </w:rPr>
          <w:t>4.3</w:t>
        </w:r>
        <w:r w:rsidRPr="007E300D">
          <w:rPr>
            <w:rStyle w:val="Hyperlink"/>
            <w:noProof/>
          </w:rPr>
          <w:noBreakHyphen/>
          <w:t>4: Access denied message</w:t>
        </w:r>
        <w:r>
          <w:rPr>
            <w:noProof/>
            <w:webHidden/>
          </w:rPr>
          <w:tab/>
        </w:r>
        <w:r>
          <w:rPr>
            <w:noProof/>
            <w:webHidden/>
          </w:rPr>
          <w:fldChar w:fldCharType="begin"/>
        </w:r>
        <w:r>
          <w:rPr>
            <w:noProof/>
            <w:webHidden/>
          </w:rPr>
          <w:instrText xml:space="preserve"> PAGEREF _Toc219315528 \h </w:instrText>
        </w:r>
        <w:r>
          <w:rPr>
            <w:noProof/>
            <w:webHidden/>
          </w:rPr>
        </w:r>
        <w:r>
          <w:rPr>
            <w:noProof/>
            <w:webHidden/>
          </w:rPr>
          <w:fldChar w:fldCharType="separate"/>
        </w:r>
        <w:r>
          <w:rPr>
            <w:noProof/>
            <w:webHidden/>
          </w:rPr>
          <w:t>60</w:t>
        </w:r>
        <w:r>
          <w:rPr>
            <w:noProof/>
            <w:webHidden/>
          </w:rPr>
          <w:fldChar w:fldCharType="end"/>
        </w:r>
      </w:hyperlink>
    </w:p>
    <w:p w14:paraId="6729CB29" w14:textId="1CE180A2"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29"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1: Login screen</w:t>
        </w:r>
        <w:r>
          <w:rPr>
            <w:noProof/>
            <w:webHidden/>
          </w:rPr>
          <w:tab/>
        </w:r>
        <w:r>
          <w:rPr>
            <w:noProof/>
            <w:webHidden/>
          </w:rPr>
          <w:fldChar w:fldCharType="begin"/>
        </w:r>
        <w:r>
          <w:rPr>
            <w:noProof/>
            <w:webHidden/>
          </w:rPr>
          <w:instrText xml:space="preserve"> PAGEREF _Toc219315529 \h </w:instrText>
        </w:r>
        <w:r>
          <w:rPr>
            <w:noProof/>
            <w:webHidden/>
          </w:rPr>
        </w:r>
        <w:r>
          <w:rPr>
            <w:noProof/>
            <w:webHidden/>
          </w:rPr>
          <w:fldChar w:fldCharType="separate"/>
        </w:r>
        <w:r>
          <w:rPr>
            <w:noProof/>
            <w:webHidden/>
          </w:rPr>
          <w:t>61</w:t>
        </w:r>
        <w:r>
          <w:rPr>
            <w:noProof/>
            <w:webHidden/>
          </w:rPr>
          <w:fldChar w:fldCharType="end"/>
        </w:r>
      </w:hyperlink>
    </w:p>
    <w:p w14:paraId="4963DD94" w14:textId="1F9A674C"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30"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2: Successful login and role-based landing page</w:t>
        </w:r>
        <w:r>
          <w:rPr>
            <w:noProof/>
            <w:webHidden/>
          </w:rPr>
          <w:tab/>
        </w:r>
        <w:r>
          <w:rPr>
            <w:noProof/>
            <w:webHidden/>
          </w:rPr>
          <w:fldChar w:fldCharType="begin"/>
        </w:r>
        <w:r>
          <w:rPr>
            <w:noProof/>
            <w:webHidden/>
          </w:rPr>
          <w:instrText xml:space="preserve"> PAGEREF _Toc219315530 \h </w:instrText>
        </w:r>
        <w:r>
          <w:rPr>
            <w:noProof/>
            <w:webHidden/>
          </w:rPr>
        </w:r>
        <w:r>
          <w:rPr>
            <w:noProof/>
            <w:webHidden/>
          </w:rPr>
          <w:fldChar w:fldCharType="separate"/>
        </w:r>
        <w:r>
          <w:rPr>
            <w:noProof/>
            <w:webHidden/>
          </w:rPr>
          <w:t>61</w:t>
        </w:r>
        <w:r>
          <w:rPr>
            <w:noProof/>
            <w:webHidden/>
          </w:rPr>
          <w:fldChar w:fldCharType="end"/>
        </w:r>
      </w:hyperlink>
    </w:p>
    <w:p w14:paraId="17385002" w14:textId="1F228D77"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31"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3: Access denied when permission is missing</w:t>
        </w:r>
        <w:r>
          <w:rPr>
            <w:noProof/>
            <w:webHidden/>
          </w:rPr>
          <w:tab/>
        </w:r>
        <w:r>
          <w:rPr>
            <w:noProof/>
            <w:webHidden/>
          </w:rPr>
          <w:fldChar w:fldCharType="begin"/>
        </w:r>
        <w:r>
          <w:rPr>
            <w:noProof/>
            <w:webHidden/>
          </w:rPr>
          <w:instrText xml:space="preserve"> PAGEREF _Toc219315531 \h </w:instrText>
        </w:r>
        <w:r>
          <w:rPr>
            <w:noProof/>
            <w:webHidden/>
          </w:rPr>
        </w:r>
        <w:r>
          <w:rPr>
            <w:noProof/>
            <w:webHidden/>
          </w:rPr>
          <w:fldChar w:fldCharType="separate"/>
        </w:r>
        <w:r>
          <w:rPr>
            <w:noProof/>
            <w:webHidden/>
          </w:rPr>
          <w:t>62</w:t>
        </w:r>
        <w:r>
          <w:rPr>
            <w:noProof/>
            <w:webHidden/>
          </w:rPr>
          <w:fldChar w:fldCharType="end"/>
        </w:r>
      </w:hyperlink>
    </w:p>
    <w:p w14:paraId="66621D03" w14:textId="591FA2A3"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32"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4: Admin dashboard</w:t>
        </w:r>
        <w:r>
          <w:rPr>
            <w:noProof/>
            <w:webHidden/>
          </w:rPr>
          <w:tab/>
        </w:r>
        <w:r>
          <w:rPr>
            <w:noProof/>
            <w:webHidden/>
          </w:rPr>
          <w:fldChar w:fldCharType="begin"/>
        </w:r>
        <w:r>
          <w:rPr>
            <w:noProof/>
            <w:webHidden/>
          </w:rPr>
          <w:instrText xml:space="preserve"> PAGEREF _Toc219315532 \h </w:instrText>
        </w:r>
        <w:r>
          <w:rPr>
            <w:noProof/>
            <w:webHidden/>
          </w:rPr>
        </w:r>
        <w:r>
          <w:rPr>
            <w:noProof/>
            <w:webHidden/>
          </w:rPr>
          <w:fldChar w:fldCharType="separate"/>
        </w:r>
        <w:r>
          <w:rPr>
            <w:noProof/>
            <w:webHidden/>
          </w:rPr>
          <w:t>62</w:t>
        </w:r>
        <w:r>
          <w:rPr>
            <w:noProof/>
            <w:webHidden/>
          </w:rPr>
          <w:fldChar w:fldCharType="end"/>
        </w:r>
      </w:hyperlink>
    </w:p>
    <w:p w14:paraId="5CFFF672" w14:textId="51211E23"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33"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5: User management</w:t>
        </w:r>
        <w:r>
          <w:rPr>
            <w:noProof/>
            <w:webHidden/>
          </w:rPr>
          <w:tab/>
        </w:r>
        <w:r>
          <w:rPr>
            <w:noProof/>
            <w:webHidden/>
          </w:rPr>
          <w:fldChar w:fldCharType="begin"/>
        </w:r>
        <w:r>
          <w:rPr>
            <w:noProof/>
            <w:webHidden/>
          </w:rPr>
          <w:instrText xml:space="preserve"> PAGEREF _Toc219315533 \h </w:instrText>
        </w:r>
        <w:r>
          <w:rPr>
            <w:noProof/>
            <w:webHidden/>
          </w:rPr>
        </w:r>
        <w:r>
          <w:rPr>
            <w:noProof/>
            <w:webHidden/>
          </w:rPr>
          <w:fldChar w:fldCharType="separate"/>
        </w:r>
        <w:r>
          <w:rPr>
            <w:noProof/>
            <w:webHidden/>
          </w:rPr>
          <w:t>63</w:t>
        </w:r>
        <w:r>
          <w:rPr>
            <w:noProof/>
            <w:webHidden/>
          </w:rPr>
          <w:fldChar w:fldCharType="end"/>
        </w:r>
      </w:hyperlink>
    </w:p>
    <w:p w14:paraId="629E6501" w14:textId="57D1A35C"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34"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6: Role management</w:t>
        </w:r>
        <w:r>
          <w:rPr>
            <w:noProof/>
            <w:webHidden/>
          </w:rPr>
          <w:tab/>
        </w:r>
        <w:r>
          <w:rPr>
            <w:noProof/>
            <w:webHidden/>
          </w:rPr>
          <w:fldChar w:fldCharType="begin"/>
        </w:r>
        <w:r>
          <w:rPr>
            <w:noProof/>
            <w:webHidden/>
          </w:rPr>
          <w:instrText xml:space="preserve"> PAGEREF _Toc219315534 \h </w:instrText>
        </w:r>
        <w:r>
          <w:rPr>
            <w:noProof/>
            <w:webHidden/>
          </w:rPr>
        </w:r>
        <w:r>
          <w:rPr>
            <w:noProof/>
            <w:webHidden/>
          </w:rPr>
          <w:fldChar w:fldCharType="separate"/>
        </w:r>
        <w:r>
          <w:rPr>
            <w:noProof/>
            <w:webHidden/>
          </w:rPr>
          <w:t>64</w:t>
        </w:r>
        <w:r>
          <w:rPr>
            <w:noProof/>
            <w:webHidden/>
          </w:rPr>
          <w:fldChar w:fldCharType="end"/>
        </w:r>
      </w:hyperlink>
    </w:p>
    <w:p w14:paraId="7195BF49" w14:textId="299773E1"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35"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7: Permission matrix configuration</w:t>
        </w:r>
        <w:r>
          <w:rPr>
            <w:noProof/>
            <w:webHidden/>
          </w:rPr>
          <w:tab/>
        </w:r>
        <w:r>
          <w:rPr>
            <w:noProof/>
            <w:webHidden/>
          </w:rPr>
          <w:fldChar w:fldCharType="begin"/>
        </w:r>
        <w:r>
          <w:rPr>
            <w:noProof/>
            <w:webHidden/>
          </w:rPr>
          <w:instrText xml:space="preserve"> PAGEREF _Toc219315535 \h </w:instrText>
        </w:r>
        <w:r>
          <w:rPr>
            <w:noProof/>
            <w:webHidden/>
          </w:rPr>
        </w:r>
        <w:r>
          <w:rPr>
            <w:noProof/>
            <w:webHidden/>
          </w:rPr>
          <w:fldChar w:fldCharType="separate"/>
        </w:r>
        <w:r>
          <w:rPr>
            <w:noProof/>
            <w:webHidden/>
          </w:rPr>
          <w:t>64</w:t>
        </w:r>
        <w:r>
          <w:rPr>
            <w:noProof/>
            <w:webHidden/>
          </w:rPr>
          <w:fldChar w:fldCharType="end"/>
        </w:r>
      </w:hyperlink>
    </w:p>
    <w:p w14:paraId="18D85140" w14:textId="383E06FB"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36"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8: Employee management</w:t>
        </w:r>
        <w:r>
          <w:rPr>
            <w:noProof/>
            <w:webHidden/>
          </w:rPr>
          <w:tab/>
        </w:r>
        <w:r>
          <w:rPr>
            <w:noProof/>
            <w:webHidden/>
          </w:rPr>
          <w:fldChar w:fldCharType="begin"/>
        </w:r>
        <w:r>
          <w:rPr>
            <w:noProof/>
            <w:webHidden/>
          </w:rPr>
          <w:instrText xml:space="preserve"> PAGEREF _Toc219315536 \h </w:instrText>
        </w:r>
        <w:r>
          <w:rPr>
            <w:noProof/>
            <w:webHidden/>
          </w:rPr>
        </w:r>
        <w:r>
          <w:rPr>
            <w:noProof/>
            <w:webHidden/>
          </w:rPr>
          <w:fldChar w:fldCharType="separate"/>
        </w:r>
        <w:r>
          <w:rPr>
            <w:noProof/>
            <w:webHidden/>
          </w:rPr>
          <w:t>65</w:t>
        </w:r>
        <w:r>
          <w:rPr>
            <w:noProof/>
            <w:webHidden/>
          </w:rPr>
          <w:fldChar w:fldCharType="end"/>
        </w:r>
      </w:hyperlink>
    </w:p>
    <w:p w14:paraId="3DB1D64C" w14:textId="57A18912"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37"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9: Attendance tracking</w:t>
        </w:r>
        <w:r>
          <w:rPr>
            <w:noProof/>
            <w:webHidden/>
          </w:rPr>
          <w:tab/>
        </w:r>
        <w:r>
          <w:rPr>
            <w:noProof/>
            <w:webHidden/>
          </w:rPr>
          <w:fldChar w:fldCharType="begin"/>
        </w:r>
        <w:r>
          <w:rPr>
            <w:noProof/>
            <w:webHidden/>
          </w:rPr>
          <w:instrText xml:space="preserve"> PAGEREF _Toc219315537 \h </w:instrText>
        </w:r>
        <w:r>
          <w:rPr>
            <w:noProof/>
            <w:webHidden/>
          </w:rPr>
        </w:r>
        <w:r>
          <w:rPr>
            <w:noProof/>
            <w:webHidden/>
          </w:rPr>
          <w:fldChar w:fldCharType="separate"/>
        </w:r>
        <w:r>
          <w:rPr>
            <w:noProof/>
            <w:webHidden/>
          </w:rPr>
          <w:t>66</w:t>
        </w:r>
        <w:r>
          <w:rPr>
            <w:noProof/>
            <w:webHidden/>
          </w:rPr>
          <w:fldChar w:fldCharType="end"/>
        </w:r>
      </w:hyperlink>
    </w:p>
    <w:p w14:paraId="6A76F77A" w14:textId="223FE092"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38"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10: Expense management</w:t>
        </w:r>
        <w:r>
          <w:rPr>
            <w:noProof/>
            <w:webHidden/>
          </w:rPr>
          <w:tab/>
        </w:r>
        <w:r>
          <w:rPr>
            <w:noProof/>
            <w:webHidden/>
          </w:rPr>
          <w:fldChar w:fldCharType="begin"/>
        </w:r>
        <w:r>
          <w:rPr>
            <w:noProof/>
            <w:webHidden/>
          </w:rPr>
          <w:instrText xml:space="preserve"> PAGEREF _Toc219315538 \h </w:instrText>
        </w:r>
        <w:r>
          <w:rPr>
            <w:noProof/>
            <w:webHidden/>
          </w:rPr>
        </w:r>
        <w:r>
          <w:rPr>
            <w:noProof/>
            <w:webHidden/>
          </w:rPr>
          <w:fldChar w:fldCharType="separate"/>
        </w:r>
        <w:r>
          <w:rPr>
            <w:noProof/>
            <w:webHidden/>
          </w:rPr>
          <w:t>66</w:t>
        </w:r>
        <w:r>
          <w:rPr>
            <w:noProof/>
            <w:webHidden/>
          </w:rPr>
          <w:fldChar w:fldCharType="end"/>
        </w:r>
      </w:hyperlink>
    </w:p>
    <w:p w14:paraId="7100E34D" w14:textId="124E5604"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39"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11: Executive reporting dashboard</w:t>
        </w:r>
        <w:r>
          <w:rPr>
            <w:noProof/>
            <w:webHidden/>
          </w:rPr>
          <w:tab/>
        </w:r>
        <w:r>
          <w:rPr>
            <w:noProof/>
            <w:webHidden/>
          </w:rPr>
          <w:fldChar w:fldCharType="begin"/>
        </w:r>
        <w:r>
          <w:rPr>
            <w:noProof/>
            <w:webHidden/>
          </w:rPr>
          <w:instrText xml:space="preserve"> PAGEREF _Toc219315539 \h </w:instrText>
        </w:r>
        <w:r>
          <w:rPr>
            <w:noProof/>
            <w:webHidden/>
          </w:rPr>
        </w:r>
        <w:r>
          <w:rPr>
            <w:noProof/>
            <w:webHidden/>
          </w:rPr>
          <w:fldChar w:fldCharType="separate"/>
        </w:r>
        <w:r>
          <w:rPr>
            <w:noProof/>
            <w:webHidden/>
          </w:rPr>
          <w:t>67</w:t>
        </w:r>
        <w:r>
          <w:rPr>
            <w:noProof/>
            <w:webHidden/>
          </w:rPr>
          <w:fldChar w:fldCharType="end"/>
        </w:r>
      </w:hyperlink>
    </w:p>
    <w:p w14:paraId="4A1CF4F6" w14:textId="0FF9A222"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40"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12: Exported Excel report</w:t>
        </w:r>
        <w:r>
          <w:rPr>
            <w:noProof/>
            <w:webHidden/>
          </w:rPr>
          <w:tab/>
        </w:r>
        <w:r>
          <w:rPr>
            <w:noProof/>
            <w:webHidden/>
          </w:rPr>
          <w:fldChar w:fldCharType="begin"/>
        </w:r>
        <w:r>
          <w:rPr>
            <w:noProof/>
            <w:webHidden/>
          </w:rPr>
          <w:instrText xml:space="preserve"> PAGEREF _Toc219315540 \h </w:instrText>
        </w:r>
        <w:r>
          <w:rPr>
            <w:noProof/>
            <w:webHidden/>
          </w:rPr>
        </w:r>
        <w:r>
          <w:rPr>
            <w:noProof/>
            <w:webHidden/>
          </w:rPr>
          <w:fldChar w:fldCharType="separate"/>
        </w:r>
        <w:r>
          <w:rPr>
            <w:noProof/>
            <w:webHidden/>
          </w:rPr>
          <w:t>68</w:t>
        </w:r>
        <w:r>
          <w:rPr>
            <w:noProof/>
            <w:webHidden/>
          </w:rPr>
          <w:fldChar w:fldCharType="end"/>
        </w:r>
      </w:hyperlink>
    </w:p>
    <w:p w14:paraId="53EE6219" w14:textId="4BDF433B"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41"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13: System settings and branding configuration</w:t>
        </w:r>
        <w:r>
          <w:rPr>
            <w:noProof/>
            <w:webHidden/>
          </w:rPr>
          <w:tab/>
        </w:r>
        <w:r>
          <w:rPr>
            <w:noProof/>
            <w:webHidden/>
          </w:rPr>
          <w:fldChar w:fldCharType="begin"/>
        </w:r>
        <w:r>
          <w:rPr>
            <w:noProof/>
            <w:webHidden/>
          </w:rPr>
          <w:instrText xml:space="preserve"> PAGEREF _Toc219315541 \h </w:instrText>
        </w:r>
        <w:r>
          <w:rPr>
            <w:noProof/>
            <w:webHidden/>
          </w:rPr>
        </w:r>
        <w:r>
          <w:rPr>
            <w:noProof/>
            <w:webHidden/>
          </w:rPr>
          <w:fldChar w:fldCharType="separate"/>
        </w:r>
        <w:r>
          <w:rPr>
            <w:noProof/>
            <w:webHidden/>
          </w:rPr>
          <w:t>68</w:t>
        </w:r>
        <w:r>
          <w:rPr>
            <w:noProof/>
            <w:webHidden/>
          </w:rPr>
          <w:fldChar w:fldCharType="end"/>
        </w:r>
      </w:hyperlink>
    </w:p>
    <w:p w14:paraId="7B364606" w14:textId="20800EC3"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42"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14: Sales dashboard</w:t>
        </w:r>
        <w:r>
          <w:rPr>
            <w:noProof/>
            <w:webHidden/>
          </w:rPr>
          <w:tab/>
        </w:r>
        <w:r>
          <w:rPr>
            <w:noProof/>
            <w:webHidden/>
          </w:rPr>
          <w:fldChar w:fldCharType="begin"/>
        </w:r>
        <w:r>
          <w:rPr>
            <w:noProof/>
            <w:webHidden/>
          </w:rPr>
          <w:instrText xml:space="preserve"> PAGEREF _Toc219315542 \h </w:instrText>
        </w:r>
        <w:r>
          <w:rPr>
            <w:noProof/>
            <w:webHidden/>
          </w:rPr>
        </w:r>
        <w:r>
          <w:rPr>
            <w:noProof/>
            <w:webHidden/>
          </w:rPr>
          <w:fldChar w:fldCharType="separate"/>
        </w:r>
        <w:r>
          <w:rPr>
            <w:noProof/>
            <w:webHidden/>
          </w:rPr>
          <w:t>70</w:t>
        </w:r>
        <w:r>
          <w:rPr>
            <w:noProof/>
            <w:webHidden/>
          </w:rPr>
          <w:fldChar w:fldCharType="end"/>
        </w:r>
      </w:hyperlink>
    </w:p>
    <w:p w14:paraId="6C29586D" w14:textId="3999B732"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43"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15: Product browsing and search</w:t>
        </w:r>
        <w:r>
          <w:rPr>
            <w:noProof/>
            <w:webHidden/>
          </w:rPr>
          <w:tab/>
        </w:r>
        <w:r>
          <w:rPr>
            <w:noProof/>
            <w:webHidden/>
          </w:rPr>
          <w:fldChar w:fldCharType="begin"/>
        </w:r>
        <w:r>
          <w:rPr>
            <w:noProof/>
            <w:webHidden/>
          </w:rPr>
          <w:instrText xml:space="preserve"> PAGEREF _Toc219315543 \h </w:instrText>
        </w:r>
        <w:r>
          <w:rPr>
            <w:noProof/>
            <w:webHidden/>
          </w:rPr>
        </w:r>
        <w:r>
          <w:rPr>
            <w:noProof/>
            <w:webHidden/>
          </w:rPr>
          <w:fldChar w:fldCharType="separate"/>
        </w:r>
        <w:r>
          <w:rPr>
            <w:noProof/>
            <w:webHidden/>
          </w:rPr>
          <w:t>71</w:t>
        </w:r>
        <w:r>
          <w:rPr>
            <w:noProof/>
            <w:webHidden/>
          </w:rPr>
          <w:fldChar w:fldCharType="end"/>
        </w:r>
      </w:hyperlink>
    </w:p>
    <w:p w14:paraId="09323E5E" w14:textId="091B2A14"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44"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16: Product details</w:t>
        </w:r>
        <w:r>
          <w:rPr>
            <w:noProof/>
            <w:webHidden/>
          </w:rPr>
          <w:tab/>
        </w:r>
        <w:r>
          <w:rPr>
            <w:noProof/>
            <w:webHidden/>
          </w:rPr>
          <w:fldChar w:fldCharType="begin"/>
        </w:r>
        <w:r>
          <w:rPr>
            <w:noProof/>
            <w:webHidden/>
          </w:rPr>
          <w:instrText xml:space="preserve"> PAGEREF _Toc219315544 \h </w:instrText>
        </w:r>
        <w:r>
          <w:rPr>
            <w:noProof/>
            <w:webHidden/>
          </w:rPr>
        </w:r>
        <w:r>
          <w:rPr>
            <w:noProof/>
            <w:webHidden/>
          </w:rPr>
          <w:fldChar w:fldCharType="separate"/>
        </w:r>
        <w:r>
          <w:rPr>
            <w:noProof/>
            <w:webHidden/>
          </w:rPr>
          <w:t>71</w:t>
        </w:r>
        <w:r>
          <w:rPr>
            <w:noProof/>
            <w:webHidden/>
          </w:rPr>
          <w:fldChar w:fldCharType="end"/>
        </w:r>
      </w:hyperlink>
    </w:p>
    <w:p w14:paraId="678F5DDC" w14:textId="0F4F7543"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45"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17: Customer list</w:t>
        </w:r>
        <w:r>
          <w:rPr>
            <w:noProof/>
            <w:webHidden/>
          </w:rPr>
          <w:tab/>
        </w:r>
        <w:r>
          <w:rPr>
            <w:noProof/>
            <w:webHidden/>
          </w:rPr>
          <w:fldChar w:fldCharType="begin"/>
        </w:r>
        <w:r>
          <w:rPr>
            <w:noProof/>
            <w:webHidden/>
          </w:rPr>
          <w:instrText xml:space="preserve"> PAGEREF _Toc219315545 \h </w:instrText>
        </w:r>
        <w:r>
          <w:rPr>
            <w:noProof/>
            <w:webHidden/>
          </w:rPr>
        </w:r>
        <w:r>
          <w:rPr>
            <w:noProof/>
            <w:webHidden/>
          </w:rPr>
          <w:fldChar w:fldCharType="separate"/>
        </w:r>
        <w:r>
          <w:rPr>
            <w:noProof/>
            <w:webHidden/>
          </w:rPr>
          <w:t>72</w:t>
        </w:r>
        <w:r>
          <w:rPr>
            <w:noProof/>
            <w:webHidden/>
          </w:rPr>
          <w:fldChar w:fldCharType="end"/>
        </w:r>
      </w:hyperlink>
    </w:p>
    <w:p w14:paraId="0210A63B" w14:textId="5D5AEBFA"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46"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18: Customer detail</w:t>
        </w:r>
        <w:r>
          <w:rPr>
            <w:noProof/>
            <w:webHidden/>
          </w:rPr>
          <w:tab/>
        </w:r>
        <w:r>
          <w:rPr>
            <w:noProof/>
            <w:webHidden/>
          </w:rPr>
          <w:fldChar w:fldCharType="begin"/>
        </w:r>
        <w:r>
          <w:rPr>
            <w:noProof/>
            <w:webHidden/>
          </w:rPr>
          <w:instrText xml:space="preserve"> PAGEREF _Toc219315546 \h </w:instrText>
        </w:r>
        <w:r>
          <w:rPr>
            <w:noProof/>
            <w:webHidden/>
          </w:rPr>
        </w:r>
        <w:r>
          <w:rPr>
            <w:noProof/>
            <w:webHidden/>
          </w:rPr>
          <w:fldChar w:fldCharType="separate"/>
        </w:r>
        <w:r>
          <w:rPr>
            <w:noProof/>
            <w:webHidden/>
          </w:rPr>
          <w:t>73</w:t>
        </w:r>
        <w:r>
          <w:rPr>
            <w:noProof/>
            <w:webHidden/>
          </w:rPr>
          <w:fldChar w:fldCharType="end"/>
        </w:r>
      </w:hyperlink>
    </w:p>
    <w:p w14:paraId="53C5C8B9" w14:textId="59D5C7F7"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47"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19: Customer create</w:t>
        </w:r>
        <w:r>
          <w:rPr>
            <w:noProof/>
            <w:webHidden/>
          </w:rPr>
          <w:tab/>
        </w:r>
        <w:r>
          <w:rPr>
            <w:noProof/>
            <w:webHidden/>
          </w:rPr>
          <w:fldChar w:fldCharType="begin"/>
        </w:r>
        <w:r>
          <w:rPr>
            <w:noProof/>
            <w:webHidden/>
          </w:rPr>
          <w:instrText xml:space="preserve"> PAGEREF _Toc219315547 \h </w:instrText>
        </w:r>
        <w:r>
          <w:rPr>
            <w:noProof/>
            <w:webHidden/>
          </w:rPr>
        </w:r>
        <w:r>
          <w:rPr>
            <w:noProof/>
            <w:webHidden/>
          </w:rPr>
          <w:fldChar w:fldCharType="separate"/>
        </w:r>
        <w:r>
          <w:rPr>
            <w:noProof/>
            <w:webHidden/>
          </w:rPr>
          <w:t>73</w:t>
        </w:r>
        <w:r>
          <w:rPr>
            <w:noProof/>
            <w:webHidden/>
          </w:rPr>
          <w:fldChar w:fldCharType="end"/>
        </w:r>
      </w:hyperlink>
    </w:p>
    <w:p w14:paraId="65B25040" w14:textId="094D386D"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48"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20: Create invoice</w:t>
        </w:r>
        <w:r>
          <w:rPr>
            <w:noProof/>
            <w:webHidden/>
          </w:rPr>
          <w:tab/>
        </w:r>
        <w:r>
          <w:rPr>
            <w:noProof/>
            <w:webHidden/>
          </w:rPr>
          <w:fldChar w:fldCharType="begin"/>
        </w:r>
        <w:r>
          <w:rPr>
            <w:noProof/>
            <w:webHidden/>
          </w:rPr>
          <w:instrText xml:space="preserve"> PAGEREF _Toc219315548 \h </w:instrText>
        </w:r>
        <w:r>
          <w:rPr>
            <w:noProof/>
            <w:webHidden/>
          </w:rPr>
        </w:r>
        <w:r>
          <w:rPr>
            <w:noProof/>
            <w:webHidden/>
          </w:rPr>
          <w:fldChar w:fldCharType="separate"/>
        </w:r>
        <w:r>
          <w:rPr>
            <w:noProof/>
            <w:webHidden/>
          </w:rPr>
          <w:t>74</w:t>
        </w:r>
        <w:r>
          <w:rPr>
            <w:noProof/>
            <w:webHidden/>
          </w:rPr>
          <w:fldChar w:fldCharType="end"/>
        </w:r>
      </w:hyperlink>
    </w:p>
    <w:p w14:paraId="04BD9F70" w14:textId="694B415B"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49"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21: Invoice calculation and total</w:t>
        </w:r>
        <w:r>
          <w:rPr>
            <w:noProof/>
            <w:webHidden/>
          </w:rPr>
          <w:tab/>
        </w:r>
        <w:r>
          <w:rPr>
            <w:noProof/>
            <w:webHidden/>
          </w:rPr>
          <w:fldChar w:fldCharType="begin"/>
        </w:r>
        <w:r>
          <w:rPr>
            <w:noProof/>
            <w:webHidden/>
          </w:rPr>
          <w:instrText xml:space="preserve"> PAGEREF _Toc219315549 \h </w:instrText>
        </w:r>
        <w:r>
          <w:rPr>
            <w:noProof/>
            <w:webHidden/>
          </w:rPr>
        </w:r>
        <w:r>
          <w:rPr>
            <w:noProof/>
            <w:webHidden/>
          </w:rPr>
          <w:fldChar w:fldCharType="separate"/>
        </w:r>
        <w:r>
          <w:rPr>
            <w:noProof/>
            <w:webHidden/>
          </w:rPr>
          <w:t>75</w:t>
        </w:r>
        <w:r>
          <w:rPr>
            <w:noProof/>
            <w:webHidden/>
          </w:rPr>
          <w:fldChar w:fldCharType="end"/>
        </w:r>
      </w:hyperlink>
    </w:p>
    <w:p w14:paraId="799A4CA6" w14:textId="3D798EAC"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50"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22: Invoice unpaid status</w:t>
        </w:r>
        <w:r>
          <w:rPr>
            <w:noProof/>
            <w:webHidden/>
          </w:rPr>
          <w:tab/>
        </w:r>
        <w:r>
          <w:rPr>
            <w:noProof/>
            <w:webHidden/>
          </w:rPr>
          <w:fldChar w:fldCharType="begin"/>
        </w:r>
        <w:r>
          <w:rPr>
            <w:noProof/>
            <w:webHidden/>
          </w:rPr>
          <w:instrText xml:space="preserve"> PAGEREF _Toc219315550 \h </w:instrText>
        </w:r>
        <w:r>
          <w:rPr>
            <w:noProof/>
            <w:webHidden/>
          </w:rPr>
        </w:r>
        <w:r>
          <w:rPr>
            <w:noProof/>
            <w:webHidden/>
          </w:rPr>
          <w:fldChar w:fldCharType="separate"/>
        </w:r>
        <w:r>
          <w:rPr>
            <w:noProof/>
            <w:webHidden/>
          </w:rPr>
          <w:t>75</w:t>
        </w:r>
        <w:r>
          <w:rPr>
            <w:noProof/>
            <w:webHidden/>
          </w:rPr>
          <w:fldChar w:fldCharType="end"/>
        </w:r>
      </w:hyperlink>
    </w:p>
    <w:p w14:paraId="2F7B68A7" w14:textId="15652501"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51"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23: Invoice partially paid status</w:t>
        </w:r>
        <w:r>
          <w:rPr>
            <w:noProof/>
            <w:webHidden/>
          </w:rPr>
          <w:tab/>
        </w:r>
        <w:r>
          <w:rPr>
            <w:noProof/>
            <w:webHidden/>
          </w:rPr>
          <w:fldChar w:fldCharType="begin"/>
        </w:r>
        <w:r>
          <w:rPr>
            <w:noProof/>
            <w:webHidden/>
          </w:rPr>
          <w:instrText xml:space="preserve"> PAGEREF _Toc219315551 \h </w:instrText>
        </w:r>
        <w:r>
          <w:rPr>
            <w:noProof/>
            <w:webHidden/>
          </w:rPr>
        </w:r>
        <w:r>
          <w:rPr>
            <w:noProof/>
            <w:webHidden/>
          </w:rPr>
          <w:fldChar w:fldCharType="separate"/>
        </w:r>
        <w:r>
          <w:rPr>
            <w:noProof/>
            <w:webHidden/>
          </w:rPr>
          <w:t>76</w:t>
        </w:r>
        <w:r>
          <w:rPr>
            <w:noProof/>
            <w:webHidden/>
          </w:rPr>
          <w:fldChar w:fldCharType="end"/>
        </w:r>
      </w:hyperlink>
    </w:p>
    <w:p w14:paraId="2C6A9B52" w14:textId="7610977A"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52"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24: Invoice paid status</w:t>
        </w:r>
        <w:r>
          <w:rPr>
            <w:noProof/>
            <w:webHidden/>
          </w:rPr>
          <w:tab/>
        </w:r>
        <w:r>
          <w:rPr>
            <w:noProof/>
            <w:webHidden/>
          </w:rPr>
          <w:fldChar w:fldCharType="begin"/>
        </w:r>
        <w:r>
          <w:rPr>
            <w:noProof/>
            <w:webHidden/>
          </w:rPr>
          <w:instrText xml:space="preserve"> PAGEREF _Toc219315552 \h </w:instrText>
        </w:r>
        <w:r>
          <w:rPr>
            <w:noProof/>
            <w:webHidden/>
          </w:rPr>
        </w:r>
        <w:r>
          <w:rPr>
            <w:noProof/>
            <w:webHidden/>
          </w:rPr>
          <w:fldChar w:fldCharType="separate"/>
        </w:r>
        <w:r>
          <w:rPr>
            <w:noProof/>
            <w:webHidden/>
          </w:rPr>
          <w:t>76</w:t>
        </w:r>
        <w:r>
          <w:rPr>
            <w:noProof/>
            <w:webHidden/>
          </w:rPr>
          <w:fldChar w:fldCharType="end"/>
        </w:r>
      </w:hyperlink>
    </w:p>
    <w:p w14:paraId="10D56BAA" w14:textId="19B5E1F7"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53"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25: Invoice cancelled status</w:t>
        </w:r>
        <w:r>
          <w:rPr>
            <w:noProof/>
            <w:webHidden/>
          </w:rPr>
          <w:tab/>
        </w:r>
        <w:r>
          <w:rPr>
            <w:noProof/>
            <w:webHidden/>
          </w:rPr>
          <w:fldChar w:fldCharType="begin"/>
        </w:r>
        <w:r>
          <w:rPr>
            <w:noProof/>
            <w:webHidden/>
          </w:rPr>
          <w:instrText xml:space="preserve"> PAGEREF _Toc219315553 \h </w:instrText>
        </w:r>
        <w:r>
          <w:rPr>
            <w:noProof/>
            <w:webHidden/>
          </w:rPr>
        </w:r>
        <w:r>
          <w:rPr>
            <w:noProof/>
            <w:webHidden/>
          </w:rPr>
          <w:fldChar w:fldCharType="separate"/>
        </w:r>
        <w:r>
          <w:rPr>
            <w:noProof/>
            <w:webHidden/>
          </w:rPr>
          <w:t>77</w:t>
        </w:r>
        <w:r>
          <w:rPr>
            <w:noProof/>
            <w:webHidden/>
          </w:rPr>
          <w:fldChar w:fldCharType="end"/>
        </w:r>
      </w:hyperlink>
    </w:p>
    <w:p w14:paraId="6690082F" w14:textId="7AF2450F"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54"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26: Print invoice</w:t>
        </w:r>
        <w:r>
          <w:rPr>
            <w:noProof/>
            <w:webHidden/>
          </w:rPr>
          <w:tab/>
        </w:r>
        <w:r>
          <w:rPr>
            <w:noProof/>
            <w:webHidden/>
          </w:rPr>
          <w:fldChar w:fldCharType="begin"/>
        </w:r>
        <w:r>
          <w:rPr>
            <w:noProof/>
            <w:webHidden/>
          </w:rPr>
          <w:instrText xml:space="preserve"> PAGEREF _Toc219315554 \h </w:instrText>
        </w:r>
        <w:r>
          <w:rPr>
            <w:noProof/>
            <w:webHidden/>
          </w:rPr>
        </w:r>
        <w:r>
          <w:rPr>
            <w:noProof/>
            <w:webHidden/>
          </w:rPr>
          <w:fldChar w:fldCharType="separate"/>
        </w:r>
        <w:r>
          <w:rPr>
            <w:noProof/>
            <w:webHidden/>
          </w:rPr>
          <w:t>77</w:t>
        </w:r>
        <w:r>
          <w:rPr>
            <w:noProof/>
            <w:webHidden/>
          </w:rPr>
          <w:fldChar w:fldCharType="end"/>
        </w:r>
      </w:hyperlink>
    </w:p>
    <w:p w14:paraId="3E96F274" w14:textId="54672532"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55"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27: Error handling and validation</w:t>
        </w:r>
        <w:r>
          <w:rPr>
            <w:noProof/>
            <w:webHidden/>
          </w:rPr>
          <w:tab/>
        </w:r>
        <w:r>
          <w:rPr>
            <w:noProof/>
            <w:webHidden/>
          </w:rPr>
          <w:fldChar w:fldCharType="begin"/>
        </w:r>
        <w:r>
          <w:rPr>
            <w:noProof/>
            <w:webHidden/>
          </w:rPr>
          <w:instrText xml:space="preserve"> PAGEREF _Toc219315555 \h </w:instrText>
        </w:r>
        <w:r>
          <w:rPr>
            <w:noProof/>
            <w:webHidden/>
          </w:rPr>
        </w:r>
        <w:r>
          <w:rPr>
            <w:noProof/>
            <w:webHidden/>
          </w:rPr>
          <w:fldChar w:fldCharType="separate"/>
        </w:r>
        <w:r>
          <w:rPr>
            <w:noProof/>
            <w:webHidden/>
          </w:rPr>
          <w:t>78</w:t>
        </w:r>
        <w:r>
          <w:rPr>
            <w:noProof/>
            <w:webHidden/>
          </w:rPr>
          <w:fldChar w:fldCharType="end"/>
        </w:r>
      </w:hyperlink>
    </w:p>
    <w:p w14:paraId="3FE01DE3" w14:textId="447DA9A1"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56"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28: Warehouse dashboard</w:t>
        </w:r>
        <w:r>
          <w:rPr>
            <w:noProof/>
            <w:webHidden/>
          </w:rPr>
          <w:tab/>
        </w:r>
        <w:r>
          <w:rPr>
            <w:noProof/>
            <w:webHidden/>
          </w:rPr>
          <w:fldChar w:fldCharType="begin"/>
        </w:r>
        <w:r>
          <w:rPr>
            <w:noProof/>
            <w:webHidden/>
          </w:rPr>
          <w:instrText xml:space="preserve"> PAGEREF _Toc219315556 \h </w:instrText>
        </w:r>
        <w:r>
          <w:rPr>
            <w:noProof/>
            <w:webHidden/>
          </w:rPr>
        </w:r>
        <w:r>
          <w:rPr>
            <w:noProof/>
            <w:webHidden/>
          </w:rPr>
          <w:fldChar w:fldCharType="separate"/>
        </w:r>
        <w:r>
          <w:rPr>
            <w:noProof/>
            <w:webHidden/>
          </w:rPr>
          <w:t>79</w:t>
        </w:r>
        <w:r>
          <w:rPr>
            <w:noProof/>
            <w:webHidden/>
          </w:rPr>
          <w:fldChar w:fldCharType="end"/>
        </w:r>
      </w:hyperlink>
    </w:p>
    <w:p w14:paraId="13E76DD3" w14:textId="0DB87C82"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57"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29: Inventory monitoring</w:t>
        </w:r>
        <w:r>
          <w:rPr>
            <w:noProof/>
            <w:webHidden/>
          </w:rPr>
          <w:tab/>
        </w:r>
        <w:r>
          <w:rPr>
            <w:noProof/>
            <w:webHidden/>
          </w:rPr>
          <w:fldChar w:fldCharType="begin"/>
        </w:r>
        <w:r>
          <w:rPr>
            <w:noProof/>
            <w:webHidden/>
          </w:rPr>
          <w:instrText xml:space="preserve"> PAGEREF _Toc219315557 \h </w:instrText>
        </w:r>
        <w:r>
          <w:rPr>
            <w:noProof/>
            <w:webHidden/>
          </w:rPr>
        </w:r>
        <w:r>
          <w:rPr>
            <w:noProof/>
            <w:webHidden/>
          </w:rPr>
          <w:fldChar w:fldCharType="separate"/>
        </w:r>
        <w:r>
          <w:rPr>
            <w:noProof/>
            <w:webHidden/>
          </w:rPr>
          <w:t>79</w:t>
        </w:r>
        <w:r>
          <w:rPr>
            <w:noProof/>
            <w:webHidden/>
          </w:rPr>
          <w:fldChar w:fldCharType="end"/>
        </w:r>
      </w:hyperlink>
    </w:p>
    <w:p w14:paraId="306D01C2" w14:textId="34A320AD"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58"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30: Create stock import receipt</w:t>
        </w:r>
        <w:r>
          <w:rPr>
            <w:noProof/>
            <w:webHidden/>
          </w:rPr>
          <w:tab/>
        </w:r>
        <w:r>
          <w:rPr>
            <w:noProof/>
            <w:webHidden/>
          </w:rPr>
          <w:fldChar w:fldCharType="begin"/>
        </w:r>
        <w:r>
          <w:rPr>
            <w:noProof/>
            <w:webHidden/>
          </w:rPr>
          <w:instrText xml:space="preserve"> PAGEREF _Toc219315558 \h </w:instrText>
        </w:r>
        <w:r>
          <w:rPr>
            <w:noProof/>
            <w:webHidden/>
          </w:rPr>
        </w:r>
        <w:r>
          <w:rPr>
            <w:noProof/>
            <w:webHidden/>
          </w:rPr>
          <w:fldChar w:fldCharType="separate"/>
        </w:r>
        <w:r>
          <w:rPr>
            <w:noProof/>
            <w:webHidden/>
          </w:rPr>
          <w:t>80</w:t>
        </w:r>
        <w:r>
          <w:rPr>
            <w:noProof/>
            <w:webHidden/>
          </w:rPr>
          <w:fldChar w:fldCharType="end"/>
        </w:r>
      </w:hyperlink>
    </w:p>
    <w:p w14:paraId="60E93B9A" w14:textId="422BE1DC"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59"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31: Inventory updated after import</w:t>
        </w:r>
        <w:r>
          <w:rPr>
            <w:noProof/>
            <w:webHidden/>
          </w:rPr>
          <w:tab/>
        </w:r>
        <w:r>
          <w:rPr>
            <w:noProof/>
            <w:webHidden/>
          </w:rPr>
          <w:fldChar w:fldCharType="begin"/>
        </w:r>
        <w:r>
          <w:rPr>
            <w:noProof/>
            <w:webHidden/>
          </w:rPr>
          <w:instrText xml:space="preserve"> PAGEREF _Toc219315559 \h </w:instrText>
        </w:r>
        <w:r>
          <w:rPr>
            <w:noProof/>
            <w:webHidden/>
          </w:rPr>
        </w:r>
        <w:r>
          <w:rPr>
            <w:noProof/>
            <w:webHidden/>
          </w:rPr>
          <w:fldChar w:fldCharType="separate"/>
        </w:r>
        <w:r>
          <w:rPr>
            <w:noProof/>
            <w:webHidden/>
          </w:rPr>
          <w:t>81</w:t>
        </w:r>
        <w:r>
          <w:rPr>
            <w:noProof/>
            <w:webHidden/>
          </w:rPr>
          <w:fldChar w:fldCharType="end"/>
        </w:r>
      </w:hyperlink>
    </w:p>
    <w:p w14:paraId="6EA071C3" w14:textId="0EC62570"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60"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32: Stock movements history</w:t>
        </w:r>
        <w:r>
          <w:rPr>
            <w:noProof/>
            <w:webHidden/>
          </w:rPr>
          <w:tab/>
        </w:r>
        <w:r>
          <w:rPr>
            <w:noProof/>
            <w:webHidden/>
          </w:rPr>
          <w:fldChar w:fldCharType="begin"/>
        </w:r>
        <w:r>
          <w:rPr>
            <w:noProof/>
            <w:webHidden/>
          </w:rPr>
          <w:instrText xml:space="preserve"> PAGEREF _Toc219315560 \h </w:instrText>
        </w:r>
        <w:r>
          <w:rPr>
            <w:noProof/>
            <w:webHidden/>
          </w:rPr>
        </w:r>
        <w:r>
          <w:rPr>
            <w:noProof/>
            <w:webHidden/>
          </w:rPr>
          <w:fldChar w:fldCharType="separate"/>
        </w:r>
        <w:r>
          <w:rPr>
            <w:noProof/>
            <w:webHidden/>
          </w:rPr>
          <w:t>81</w:t>
        </w:r>
        <w:r>
          <w:rPr>
            <w:noProof/>
            <w:webHidden/>
          </w:rPr>
          <w:fldChar w:fldCharType="end"/>
        </w:r>
      </w:hyperlink>
    </w:p>
    <w:p w14:paraId="1C39387C" w14:textId="49BE9830"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61" w:history="1">
        <w:r w:rsidRPr="007E300D">
          <w:rPr>
            <w:rStyle w:val="Hyperlink"/>
            <w:noProof/>
          </w:rPr>
          <w:t xml:space="preserve">Figure </w:t>
        </w:r>
        <w:r w:rsidRPr="007E300D">
          <w:rPr>
            <w:rStyle w:val="Hyperlink"/>
            <w:rFonts w:hint="eastAsia"/>
            <w:noProof/>
            <w:cs/>
          </w:rPr>
          <w:t>‎</w:t>
        </w:r>
        <w:r w:rsidRPr="007E300D">
          <w:rPr>
            <w:rStyle w:val="Hyperlink"/>
            <w:noProof/>
          </w:rPr>
          <w:t>4.4</w:t>
        </w:r>
        <w:r w:rsidRPr="007E300D">
          <w:rPr>
            <w:rStyle w:val="Hyperlink"/>
            <w:noProof/>
          </w:rPr>
          <w:noBreakHyphen/>
          <w:t>33: Stock reorder alert</w:t>
        </w:r>
        <w:r>
          <w:rPr>
            <w:noProof/>
            <w:webHidden/>
          </w:rPr>
          <w:tab/>
        </w:r>
        <w:r>
          <w:rPr>
            <w:noProof/>
            <w:webHidden/>
          </w:rPr>
          <w:fldChar w:fldCharType="begin"/>
        </w:r>
        <w:r>
          <w:rPr>
            <w:noProof/>
            <w:webHidden/>
          </w:rPr>
          <w:instrText xml:space="preserve"> PAGEREF _Toc219315561 \h </w:instrText>
        </w:r>
        <w:r>
          <w:rPr>
            <w:noProof/>
            <w:webHidden/>
          </w:rPr>
        </w:r>
        <w:r>
          <w:rPr>
            <w:noProof/>
            <w:webHidden/>
          </w:rPr>
          <w:fldChar w:fldCharType="separate"/>
        </w:r>
        <w:r>
          <w:rPr>
            <w:noProof/>
            <w:webHidden/>
          </w:rPr>
          <w:t>82</w:t>
        </w:r>
        <w:r>
          <w:rPr>
            <w:noProof/>
            <w:webHidden/>
          </w:rPr>
          <w:fldChar w:fldCharType="end"/>
        </w:r>
      </w:hyperlink>
    </w:p>
    <w:p w14:paraId="6D0E7C35" w14:textId="5A389D39" w:rsidR="00A9658F" w:rsidRPr="00A9658F" w:rsidRDefault="00A9658F" w:rsidP="00E463B0">
      <w:pPr>
        <w:ind w:firstLine="0"/>
      </w:pPr>
      <w:r w:rsidRPr="00C11DC6">
        <w:rPr>
          <w:i/>
          <w:iCs/>
        </w:rPr>
        <w:fldChar w:fldCharType="end"/>
      </w:r>
    </w:p>
    <w:p w14:paraId="184A9F4C" w14:textId="77777777" w:rsidR="004F2F98" w:rsidRDefault="004F2F98" w:rsidP="00E463B0">
      <w:pPr>
        <w:pStyle w:val="Heading1"/>
        <w:numPr>
          <w:ilvl w:val="0"/>
          <w:numId w:val="0"/>
        </w:numPr>
        <w:autoSpaceDE w:val="0"/>
        <w:autoSpaceDN w:val="0"/>
        <w:rPr>
          <w:lang w:val="en-US"/>
        </w:rPr>
      </w:pPr>
      <w:bookmarkStart w:id="6" w:name="_Toc219225066"/>
      <w:bookmarkStart w:id="7" w:name="_Toc219312182"/>
      <w:bookmarkStart w:id="8" w:name="_Toc219315681"/>
      <w:r w:rsidRPr="55C8D167">
        <w:rPr>
          <w:lang w:val="en-US"/>
        </w:rPr>
        <w:lastRenderedPageBreak/>
        <w:t xml:space="preserve">LIST OF </w:t>
      </w:r>
      <w:r>
        <w:rPr>
          <w:lang w:val="en-US"/>
        </w:rPr>
        <w:t>TABLES</w:t>
      </w:r>
      <w:bookmarkEnd w:id="6"/>
      <w:bookmarkEnd w:id="7"/>
      <w:bookmarkEnd w:id="8"/>
    </w:p>
    <w:p w14:paraId="0B28DBCD" w14:textId="1BC248B2" w:rsidR="007C1B7F" w:rsidRDefault="00E6661C">
      <w:pPr>
        <w:pStyle w:val="TableofFigures"/>
        <w:tabs>
          <w:tab w:val="right" w:leader="dot" w:pos="9628"/>
        </w:tabs>
        <w:rPr>
          <w:rFonts w:asciiTheme="minorHAnsi" w:eastAsiaTheme="minorEastAsia" w:hAnsiTheme="minorHAnsi" w:cstheme="minorBidi"/>
          <w:noProof/>
          <w:kern w:val="2"/>
          <w:sz w:val="24"/>
          <w14:ligatures w14:val="standardContextual"/>
        </w:rPr>
      </w:pPr>
      <w:r>
        <w:fldChar w:fldCharType="begin"/>
      </w:r>
      <w:r>
        <w:instrText xml:space="preserve"> TOC \h \z \c "Table" </w:instrText>
      </w:r>
      <w:r>
        <w:fldChar w:fldCharType="separate"/>
      </w:r>
      <w:hyperlink w:anchor="_Toc219315562" w:history="1">
        <w:r w:rsidR="007C1B7F" w:rsidRPr="00E4583F">
          <w:rPr>
            <w:rStyle w:val="Hyperlink"/>
            <w:noProof/>
          </w:rPr>
          <w:t xml:space="preserve">Table </w:t>
        </w:r>
        <w:r w:rsidR="007C1B7F" w:rsidRPr="00E4583F">
          <w:rPr>
            <w:rStyle w:val="Hyperlink"/>
            <w:rFonts w:hint="eastAsia"/>
            <w:noProof/>
            <w:cs/>
          </w:rPr>
          <w:t>‎</w:t>
        </w:r>
        <w:r w:rsidR="007C1B7F" w:rsidRPr="00E4583F">
          <w:rPr>
            <w:rStyle w:val="Hyperlink"/>
            <w:noProof/>
          </w:rPr>
          <w:t>2.4</w:t>
        </w:r>
        <w:r w:rsidR="007C1B7F" w:rsidRPr="00E4583F">
          <w:rPr>
            <w:rStyle w:val="Hyperlink"/>
            <w:noProof/>
          </w:rPr>
          <w:noBreakHyphen/>
          <w:t>1: UC-1 Login</w:t>
        </w:r>
        <w:r w:rsidR="007C1B7F">
          <w:rPr>
            <w:noProof/>
            <w:webHidden/>
          </w:rPr>
          <w:tab/>
        </w:r>
        <w:r w:rsidR="007C1B7F">
          <w:rPr>
            <w:noProof/>
            <w:webHidden/>
          </w:rPr>
          <w:fldChar w:fldCharType="begin"/>
        </w:r>
        <w:r w:rsidR="007C1B7F">
          <w:rPr>
            <w:noProof/>
            <w:webHidden/>
          </w:rPr>
          <w:instrText xml:space="preserve"> PAGEREF _Toc219315562 \h </w:instrText>
        </w:r>
        <w:r w:rsidR="007C1B7F">
          <w:rPr>
            <w:noProof/>
            <w:webHidden/>
          </w:rPr>
        </w:r>
        <w:r w:rsidR="007C1B7F">
          <w:rPr>
            <w:noProof/>
            <w:webHidden/>
          </w:rPr>
          <w:fldChar w:fldCharType="separate"/>
        </w:r>
        <w:r w:rsidR="007C1B7F">
          <w:rPr>
            <w:noProof/>
            <w:webHidden/>
          </w:rPr>
          <w:t>10</w:t>
        </w:r>
        <w:r w:rsidR="007C1B7F">
          <w:rPr>
            <w:noProof/>
            <w:webHidden/>
          </w:rPr>
          <w:fldChar w:fldCharType="end"/>
        </w:r>
      </w:hyperlink>
    </w:p>
    <w:p w14:paraId="39850969" w14:textId="023F4F88"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63" w:history="1">
        <w:r w:rsidRPr="00E4583F">
          <w:rPr>
            <w:rStyle w:val="Hyperlink"/>
            <w:noProof/>
          </w:rPr>
          <w:t xml:space="preserve">Table </w:t>
        </w:r>
        <w:r w:rsidRPr="00E4583F">
          <w:rPr>
            <w:rStyle w:val="Hyperlink"/>
            <w:rFonts w:hint="eastAsia"/>
            <w:noProof/>
            <w:cs/>
          </w:rPr>
          <w:t>‎</w:t>
        </w:r>
        <w:r w:rsidRPr="00E4583F">
          <w:rPr>
            <w:rStyle w:val="Hyperlink"/>
            <w:noProof/>
          </w:rPr>
          <w:t>2.4</w:t>
        </w:r>
        <w:r w:rsidRPr="00E4583F">
          <w:rPr>
            <w:rStyle w:val="Hyperlink"/>
            <w:noProof/>
          </w:rPr>
          <w:noBreakHyphen/>
          <w:t>2: UC-02 Sign out</w:t>
        </w:r>
        <w:r>
          <w:rPr>
            <w:noProof/>
            <w:webHidden/>
          </w:rPr>
          <w:tab/>
        </w:r>
        <w:r>
          <w:rPr>
            <w:noProof/>
            <w:webHidden/>
          </w:rPr>
          <w:fldChar w:fldCharType="begin"/>
        </w:r>
        <w:r>
          <w:rPr>
            <w:noProof/>
            <w:webHidden/>
          </w:rPr>
          <w:instrText xml:space="preserve"> PAGEREF _Toc219315563 \h </w:instrText>
        </w:r>
        <w:r>
          <w:rPr>
            <w:noProof/>
            <w:webHidden/>
          </w:rPr>
        </w:r>
        <w:r>
          <w:rPr>
            <w:noProof/>
            <w:webHidden/>
          </w:rPr>
          <w:fldChar w:fldCharType="separate"/>
        </w:r>
        <w:r>
          <w:rPr>
            <w:noProof/>
            <w:webHidden/>
          </w:rPr>
          <w:t>12</w:t>
        </w:r>
        <w:r>
          <w:rPr>
            <w:noProof/>
            <w:webHidden/>
          </w:rPr>
          <w:fldChar w:fldCharType="end"/>
        </w:r>
      </w:hyperlink>
    </w:p>
    <w:p w14:paraId="3FC6D4FD" w14:textId="29C56D27"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64" w:history="1">
        <w:r w:rsidRPr="00E4583F">
          <w:rPr>
            <w:rStyle w:val="Hyperlink"/>
            <w:noProof/>
          </w:rPr>
          <w:t xml:space="preserve">Table </w:t>
        </w:r>
        <w:r w:rsidRPr="00E4583F">
          <w:rPr>
            <w:rStyle w:val="Hyperlink"/>
            <w:rFonts w:hint="eastAsia"/>
            <w:noProof/>
            <w:cs/>
          </w:rPr>
          <w:t>‎</w:t>
        </w:r>
        <w:r w:rsidRPr="00E4583F">
          <w:rPr>
            <w:rStyle w:val="Hyperlink"/>
            <w:noProof/>
          </w:rPr>
          <w:t>2.4</w:t>
        </w:r>
        <w:r w:rsidRPr="00E4583F">
          <w:rPr>
            <w:rStyle w:val="Hyperlink"/>
            <w:noProof/>
          </w:rPr>
          <w:noBreakHyphen/>
          <w:t>3: UC-03 Search for products</w:t>
        </w:r>
        <w:r>
          <w:rPr>
            <w:noProof/>
            <w:webHidden/>
          </w:rPr>
          <w:tab/>
        </w:r>
        <w:r>
          <w:rPr>
            <w:noProof/>
            <w:webHidden/>
          </w:rPr>
          <w:fldChar w:fldCharType="begin"/>
        </w:r>
        <w:r>
          <w:rPr>
            <w:noProof/>
            <w:webHidden/>
          </w:rPr>
          <w:instrText xml:space="preserve"> PAGEREF _Toc219315564 \h </w:instrText>
        </w:r>
        <w:r>
          <w:rPr>
            <w:noProof/>
            <w:webHidden/>
          </w:rPr>
        </w:r>
        <w:r>
          <w:rPr>
            <w:noProof/>
            <w:webHidden/>
          </w:rPr>
          <w:fldChar w:fldCharType="separate"/>
        </w:r>
        <w:r>
          <w:rPr>
            <w:noProof/>
            <w:webHidden/>
          </w:rPr>
          <w:t>13</w:t>
        </w:r>
        <w:r>
          <w:rPr>
            <w:noProof/>
            <w:webHidden/>
          </w:rPr>
          <w:fldChar w:fldCharType="end"/>
        </w:r>
      </w:hyperlink>
    </w:p>
    <w:p w14:paraId="49E5D191" w14:textId="3566BBC5"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65" w:history="1">
        <w:r w:rsidRPr="00E4583F">
          <w:rPr>
            <w:rStyle w:val="Hyperlink"/>
            <w:noProof/>
          </w:rPr>
          <w:t xml:space="preserve">Table </w:t>
        </w:r>
        <w:r w:rsidRPr="00E4583F">
          <w:rPr>
            <w:rStyle w:val="Hyperlink"/>
            <w:rFonts w:hint="eastAsia"/>
            <w:noProof/>
            <w:cs/>
          </w:rPr>
          <w:t>‎</w:t>
        </w:r>
        <w:r w:rsidRPr="00E4583F">
          <w:rPr>
            <w:rStyle w:val="Hyperlink"/>
            <w:noProof/>
          </w:rPr>
          <w:t>2.4</w:t>
        </w:r>
        <w:r w:rsidRPr="00E4583F">
          <w:rPr>
            <w:rStyle w:val="Hyperlink"/>
            <w:noProof/>
          </w:rPr>
          <w:noBreakHyphen/>
          <w:t>4: UC-04 Invoice management</w:t>
        </w:r>
        <w:r>
          <w:rPr>
            <w:noProof/>
            <w:webHidden/>
          </w:rPr>
          <w:tab/>
        </w:r>
        <w:r>
          <w:rPr>
            <w:noProof/>
            <w:webHidden/>
          </w:rPr>
          <w:fldChar w:fldCharType="begin"/>
        </w:r>
        <w:r>
          <w:rPr>
            <w:noProof/>
            <w:webHidden/>
          </w:rPr>
          <w:instrText xml:space="preserve"> PAGEREF _Toc219315565 \h </w:instrText>
        </w:r>
        <w:r>
          <w:rPr>
            <w:noProof/>
            <w:webHidden/>
          </w:rPr>
        </w:r>
        <w:r>
          <w:rPr>
            <w:noProof/>
            <w:webHidden/>
          </w:rPr>
          <w:fldChar w:fldCharType="separate"/>
        </w:r>
        <w:r>
          <w:rPr>
            <w:noProof/>
            <w:webHidden/>
          </w:rPr>
          <w:t>14</w:t>
        </w:r>
        <w:r>
          <w:rPr>
            <w:noProof/>
            <w:webHidden/>
          </w:rPr>
          <w:fldChar w:fldCharType="end"/>
        </w:r>
      </w:hyperlink>
    </w:p>
    <w:p w14:paraId="10A5717C" w14:textId="3943A11D"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66" w:history="1">
        <w:r w:rsidRPr="00E4583F">
          <w:rPr>
            <w:rStyle w:val="Hyperlink"/>
            <w:noProof/>
          </w:rPr>
          <w:t xml:space="preserve">Table </w:t>
        </w:r>
        <w:r w:rsidRPr="00E4583F">
          <w:rPr>
            <w:rStyle w:val="Hyperlink"/>
            <w:rFonts w:hint="eastAsia"/>
            <w:noProof/>
            <w:cs/>
          </w:rPr>
          <w:t>‎</w:t>
        </w:r>
        <w:r w:rsidRPr="00E4583F">
          <w:rPr>
            <w:rStyle w:val="Hyperlink"/>
            <w:noProof/>
          </w:rPr>
          <w:t>2.4</w:t>
        </w:r>
        <w:r w:rsidRPr="00E4583F">
          <w:rPr>
            <w:rStyle w:val="Hyperlink"/>
            <w:noProof/>
          </w:rPr>
          <w:noBreakHyphen/>
          <w:t>5: UC-05 Customer management</w:t>
        </w:r>
        <w:r>
          <w:rPr>
            <w:noProof/>
            <w:webHidden/>
          </w:rPr>
          <w:tab/>
        </w:r>
        <w:r>
          <w:rPr>
            <w:noProof/>
            <w:webHidden/>
          </w:rPr>
          <w:fldChar w:fldCharType="begin"/>
        </w:r>
        <w:r>
          <w:rPr>
            <w:noProof/>
            <w:webHidden/>
          </w:rPr>
          <w:instrText xml:space="preserve"> PAGEREF _Toc219315566 \h </w:instrText>
        </w:r>
        <w:r>
          <w:rPr>
            <w:noProof/>
            <w:webHidden/>
          </w:rPr>
        </w:r>
        <w:r>
          <w:rPr>
            <w:noProof/>
            <w:webHidden/>
          </w:rPr>
          <w:fldChar w:fldCharType="separate"/>
        </w:r>
        <w:r>
          <w:rPr>
            <w:noProof/>
            <w:webHidden/>
          </w:rPr>
          <w:t>15</w:t>
        </w:r>
        <w:r>
          <w:rPr>
            <w:noProof/>
            <w:webHidden/>
          </w:rPr>
          <w:fldChar w:fldCharType="end"/>
        </w:r>
      </w:hyperlink>
    </w:p>
    <w:p w14:paraId="35FF524D" w14:textId="7145093D"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67" w:history="1">
        <w:r w:rsidRPr="00E4583F">
          <w:rPr>
            <w:rStyle w:val="Hyperlink"/>
            <w:noProof/>
          </w:rPr>
          <w:t xml:space="preserve">Table </w:t>
        </w:r>
        <w:r w:rsidRPr="00E4583F">
          <w:rPr>
            <w:rStyle w:val="Hyperlink"/>
            <w:rFonts w:hint="eastAsia"/>
            <w:noProof/>
            <w:cs/>
          </w:rPr>
          <w:t>‎</w:t>
        </w:r>
        <w:r w:rsidRPr="00E4583F">
          <w:rPr>
            <w:rStyle w:val="Hyperlink"/>
            <w:noProof/>
          </w:rPr>
          <w:t>2.4</w:t>
        </w:r>
        <w:r w:rsidRPr="00E4583F">
          <w:rPr>
            <w:rStyle w:val="Hyperlink"/>
            <w:noProof/>
          </w:rPr>
          <w:noBreakHyphen/>
          <w:t>6: UC-06 Check inventory</w:t>
        </w:r>
        <w:r>
          <w:rPr>
            <w:noProof/>
            <w:webHidden/>
          </w:rPr>
          <w:tab/>
        </w:r>
        <w:r>
          <w:rPr>
            <w:noProof/>
            <w:webHidden/>
          </w:rPr>
          <w:fldChar w:fldCharType="begin"/>
        </w:r>
        <w:r>
          <w:rPr>
            <w:noProof/>
            <w:webHidden/>
          </w:rPr>
          <w:instrText xml:space="preserve"> PAGEREF _Toc219315567 \h </w:instrText>
        </w:r>
        <w:r>
          <w:rPr>
            <w:noProof/>
            <w:webHidden/>
          </w:rPr>
        </w:r>
        <w:r>
          <w:rPr>
            <w:noProof/>
            <w:webHidden/>
          </w:rPr>
          <w:fldChar w:fldCharType="separate"/>
        </w:r>
        <w:r>
          <w:rPr>
            <w:noProof/>
            <w:webHidden/>
          </w:rPr>
          <w:t>16</w:t>
        </w:r>
        <w:r>
          <w:rPr>
            <w:noProof/>
            <w:webHidden/>
          </w:rPr>
          <w:fldChar w:fldCharType="end"/>
        </w:r>
      </w:hyperlink>
    </w:p>
    <w:p w14:paraId="1F052CEA" w14:textId="77FBEE0A"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68" w:history="1">
        <w:r w:rsidRPr="00E4583F">
          <w:rPr>
            <w:rStyle w:val="Hyperlink"/>
            <w:noProof/>
          </w:rPr>
          <w:t xml:space="preserve">Table </w:t>
        </w:r>
        <w:r w:rsidRPr="00E4583F">
          <w:rPr>
            <w:rStyle w:val="Hyperlink"/>
            <w:rFonts w:hint="eastAsia"/>
            <w:noProof/>
            <w:cs/>
          </w:rPr>
          <w:t>‎</w:t>
        </w:r>
        <w:r w:rsidRPr="00E4583F">
          <w:rPr>
            <w:rStyle w:val="Hyperlink"/>
            <w:noProof/>
          </w:rPr>
          <w:t>2.4</w:t>
        </w:r>
        <w:r w:rsidRPr="00E4583F">
          <w:rPr>
            <w:rStyle w:val="Hyperlink"/>
            <w:noProof/>
          </w:rPr>
          <w:noBreakHyphen/>
          <w:t>7: UC-07 Import goods</w:t>
        </w:r>
        <w:r>
          <w:rPr>
            <w:noProof/>
            <w:webHidden/>
          </w:rPr>
          <w:tab/>
        </w:r>
        <w:r>
          <w:rPr>
            <w:noProof/>
            <w:webHidden/>
          </w:rPr>
          <w:fldChar w:fldCharType="begin"/>
        </w:r>
        <w:r>
          <w:rPr>
            <w:noProof/>
            <w:webHidden/>
          </w:rPr>
          <w:instrText xml:space="preserve"> PAGEREF _Toc219315568 \h </w:instrText>
        </w:r>
        <w:r>
          <w:rPr>
            <w:noProof/>
            <w:webHidden/>
          </w:rPr>
        </w:r>
        <w:r>
          <w:rPr>
            <w:noProof/>
            <w:webHidden/>
          </w:rPr>
          <w:fldChar w:fldCharType="separate"/>
        </w:r>
        <w:r>
          <w:rPr>
            <w:noProof/>
            <w:webHidden/>
          </w:rPr>
          <w:t>17</w:t>
        </w:r>
        <w:r>
          <w:rPr>
            <w:noProof/>
            <w:webHidden/>
          </w:rPr>
          <w:fldChar w:fldCharType="end"/>
        </w:r>
      </w:hyperlink>
    </w:p>
    <w:p w14:paraId="2498D7CA" w14:textId="34FD5B8A"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69" w:history="1">
        <w:r w:rsidRPr="00E4583F">
          <w:rPr>
            <w:rStyle w:val="Hyperlink"/>
            <w:noProof/>
          </w:rPr>
          <w:t xml:space="preserve">Table </w:t>
        </w:r>
        <w:r w:rsidRPr="00E4583F">
          <w:rPr>
            <w:rStyle w:val="Hyperlink"/>
            <w:rFonts w:hint="eastAsia"/>
            <w:noProof/>
            <w:cs/>
          </w:rPr>
          <w:t>‎</w:t>
        </w:r>
        <w:r w:rsidRPr="00E4583F">
          <w:rPr>
            <w:rStyle w:val="Hyperlink"/>
            <w:noProof/>
          </w:rPr>
          <w:t>2.4</w:t>
        </w:r>
        <w:r w:rsidRPr="00E4583F">
          <w:rPr>
            <w:rStyle w:val="Hyperlink"/>
            <w:noProof/>
          </w:rPr>
          <w:noBreakHyphen/>
          <w:t>8: UC-08 User management</w:t>
        </w:r>
        <w:r>
          <w:rPr>
            <w:noProof/>
            <w:webHidden/>
          </w:rPr>
          <w:tab/>
        </w:r>
        <w:r>
          <w:rPr>
            <w:noProof/>
            <w:webHidden/>
          </w:rPr>
          <w:fldChar w:fldCharType="begin"/>
        </w:r>
        <w:r>
          <w:rPr>
            <w:noProof/>
            <w:webHidden/>
          </w:rPr>
          <w:instrText xml:space="preserve"> PAGEREF _Toc219315569 \h </w:instrText>
        </w:r>
        <w:r>
          <w:rPr>
            <w:noProof/>
            <w:webHidden/>
          </w:rPr>
        </w:r>
        <w:r>
          <w:rPr>
            <w:noProof/>
            <w:webHidden/>
          </w:rPr>
          <w:fldChar w:fldCharType="separate"/>
        </w:r>
        <w:r>
          <w:rPr>
            <w:noProof/>
            <w:webHidden/>
          </w:rPr>
          <w:t>18</w:t>
        </w:r>
        <w:r>
          <w:rPr>
            <w:noProof/>
            <w:webHidden/>
          </w:rPr>
          <w:fldChar w:fldCharType="end"/>
        </w:r>
      </w:hyperlink>
    </w:p>
    <w:p w14:paraId="169B1E80" w14:textId="1A19C887"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70" w:history="1">
        <w:r w:rsidRPr="00E4583F">
          <w:rPr>
            <w:rStyle w:val="Hyperlink"/>
            <w:noProof/>
          </w:rPr>
          <w:t xml:space="preserve">Table </w:t>
        </w:r>
        <w:r w:rsidRPr="00E4583F">
          <w:rPr>
            <w:rStyle w:val="Hyperlink"/>
            <w:rFonts w:hint="eastAsia"/>
            <w:noProof/>
            <w:cs/>
          </w:rPr>
          <w:t>‎</w:t>
        </w:r>
        <w:r w:rsidRPr="00E4583F">
          <w:rPr>
            <w:rStyle w:val="Hyperlink"/>
            <w:noProof/>
          </w:rPr>
          <w:t>2.4</w:t>
        </w:r>
        <w:r w:rsidRPr="00E4583F">
          <w:rPr>
            <w:rStyle w:val="Hyperlink"/>
            <w:noProof/>
          </w:rPr>
          <w:noBreakHyphen/>
          <w:t>9: UC-09 Category management</w:t>
        </w:r>
        <w:r>
          <w:rPr>
            <w:noProof/>
            <w:webHidden/>
          </w:rPr>
          <w:tab/>
        </w:r>
        <w:r>
          <w:rPr>
            <w:noProof/>
            <w:webHidden/>
          </w:rPr>
          <w:fldChar w:fldCharType="begin"/>
        </w:r>
        <w:r>
          <w:rPr>
            <w:noProof/>
            <w:webHidden/>
          </w:rPr>
          <w:instrText xml:space="preserve"> PAGEREF _Toc219315570 \h </w:instrText>
        </w:r>
        <w:r>
          <w:rPr>
            <w:noProof/>
            <w:webHidden/>
          </w:rPr>
        </w:r>
        <w:r>
          <w:rPr>
            <w:noProof/>
            <w:webHidden/>
          </w:rPr>
          <w:fldChar w:fldCharType="separate"/>
        </w:r>
        <w:r>
          <w:rPr>
            <w:noProof/>
            <w:webHidden/>
          </w:rPr>
          <w:t>19</w:t>
        </w:r>
        <w:r>
          <w:rPr>
            <w:noProof/>
            <w:webHidden/>
          </w:rPr>
          <w:fldChar w:fldCharType="end"/>
        </w:r>
      </w:hyperlink>
    </w:p>
    <w:p w14:paraId="57EDDE3A" w14:textId="6F93E2EE"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71" w:history="1">
        <w:r w:rsidRPr="00E4583F">
          <w:rPr>
            <w:rStyle w:val="Hyperlink"/>
            <w:noProof/>
          </w:rPr>
          <w:t xml:space="preserve">Table </w:t>
        </w:r>
        <w:r w:rsidRPr="00E4583F">
          <w:rPr>
            <w:rStyle w:val="Hyperlink"/>
            <w:rFonts w:hint="eastAsia"/>
            <w:noProof/>
            <w:cs/>
          </w:rPr>
          <w:t>‎</w:t>
        </w:r>
        <w:r w:rsidRPr="00E4583F">
          <w:rPr>
            <w:rStyle w:val="Hyperlink"/>
            <w:noProof/>
          </w:rPr>
          <w:t>2.4</w:t>
        </w:r>
        <w:r w:rsidRPr="00E4583F">
          <w:rPr>
            <w:rStyle w:val="Hyperlink"/>
            <w:noProof/>
          </w:rPr>
          <w:noBreakHyphen/>
          <w:t>10: UC-10 Product management</w:t>
        </w:r>
        <w:r>
          <w:rPr>
            <w:noProof/>
            <w:webHidden/>
          </w:rPr>
          <w:tab/>
        </w:r>
        <w:r>
          <w:rPr>
            <w:noProof/>
            <w:webHidden/>
          </w:rPr>
          <w:fldChar w:fldCharType="begin"/>
        </w:r>
        <w:r>
          <w:rPr>
            <w:noProof/>
            <w:webHidden/>
          </w:rPr>
          <w:instrText xml:space="preserve"> PAGEREF _Toc219315571 \h </w:instrText>
        </w:r>
        <w:r>
          <w:rPr>
            <w:noProof/>
            <w:webHidden/>
          </w:rPr>
        </w:r>
        <w:r>
          <w:rPr>
            <w:noProof/>
            <w:webHidden/>
          </w:rPr>
          <w:fldChar w:fldCharType="separate"/>
        </w:r>
        <w:r>
          <w:rPr>
            <w:noProof/>
            <w:webHidden/>
          </w:rPr>
          <w:t>20</w:t>
        </w:r>
        <w:r>
          <w:rPr>
            <w:noProof/>
            <w:webHidden/>
          </w:rPr>
          <w:fldChar w:fldCharType="end"/>
        </w:r>
      </w:hyperlink>
    </w:p>
    <w:p w14:paraId="5B734D15" w14:textId="11199C6E"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72" w:history="1">
        <w:r w:rsidRPr="00E4583F">
          <w:rPr>
            <w:rStyle w:val="Hyperlink"/>
            <w:noProof/>
          </w:rPr>
          <w:t xml:space="preserve">Table </w:t>
        </w:r>
        <w:r w:rsidRPr="00E4583F">
          <w:rPr>
            <w:rStyle w:val="Hyperlink"/>
            <w:rFonts w:hint="eastAsia"/>
            <w:noProof/>
            <w:cs/>
          </w:rPr>
          <w:t>‎</w:t>
        </w:r>
        <w:r w:rsidRPr="00E4583F">
          <w:rPr>
            <w:rStyle w:val="Hyperlink"/>
            <w:noProof/>
          </w:rPr>
          <w:t>2.4</w:t>
        </w:r>
        <w:r w:rsidRPr="00E4583F">
          <w:rPr>
            <w:rStyle w:val="Hyperlink"/>
            <w:noProof/>
          </w:rPr>
          <w:noBreakHyphen/>
          <w:t>11: Statistical report</w:t>
        </w:r>
        <w:r>
          <w:rPr>
            <w:noProof/>
            <w:webHidden/>
          </w:rPr>
          <w:tab/>
        </w:r>
        <w:r>
          <w:rPr>
            <w:noProof/>
            <w:webHidden/>
          </w:rPr>
          <w:fldChar w:fldCharType="begin"/>
        </w:r>
        <w:r>
          <w:rPr>
            <w:noProof/>
            <w:webHidden/>
          </w:rPr>
          <w:instrText xml:space="preserve"> PAGEREF _Toc219315572 \h </w:instrText>
        </w:r>
        <w:r>
          <w:rPr>
            <w:noProof/>
            <w:webHidden/>
          </w:rPr>
        </w:r>
        <w:r>
          <w:rPr>
            <w:noProof/>
            <w:webHidden/>
          </w:rPr>
          <w:fldChar w:fldCharType="separate"/>
        </w:r>
        <w:r>
          <w:rPr>
            <w:noProof/>
            <w:webHidden/>
          </w:rPr>
          <w:t>21</w:t>
        </w:r>
        <w:r>
          <w:rPr>
            <w:noProof/>
            <w:webHidden/>
          </w:rPr>
          <w:fldChar w:fldCharType="end"/>
        </w:r>
      </w:hyperlink>
    </w:p>
    <w:p w14:paraId="7160FBB0" w14:textId="07C4E72B" w:rsidR="007C1B7F" w:rsidRDefault="007C1B7F">
      <w:pPr>
        <w:pStyle w:val="TableofFigures"/>
        <w:tabs>
          <w:tab w:val="right" w:leader="dot" w:pos="9628"/>
        </w:tabs>
        <w:rPr>
          <w:rFonts w:asciiTheme="minorHAnsi" w:eastAsiaTheme="minorEastAsia" w:hAnsiTheme="minorHAnsi" w:cstheme="minorBidi"/>
          <w:noProof/>
          <w:kern w:val="2"/>
          <w:sz w:val="24"/>
          <w14:ligatures w14:val="standardContextual"/>
        </w:rPr>
      </w:pPr>
      <w:hyperlink w:anchor="_Toc219315573" w:history="1">
        <w:r w:rsidRPr="00E4583F">
          <w:rPr>
            <w:rStyle w:val="Hyperlink"/>
            <w:noProof/>
          </w:rPr>
          <w:t xml:space="preserve">Table </w:t>
        </w:r>
        <w:r w:rsidRPr="00E4583F">
          <w:rPr>
            <w:rStyle w:val="Hyperlink"/>
            <w:rFonts w:hint="eastAsia"/>
            <w:noProof/>
            <w:cs/>
          </w:rPr>
          <w:t>‎</w:t>
        </w:r>
        <w:r w:rsidRPr="00E4583F">
          <w:rPr>
            <w:rStyle w:val="Hyperlink"/>
            <w:noProof/>
          </w:rPr>
          <w:t>3.1</w:t>
        </w:r>
        <w:r w:rsidRPr="00E4583F">
          <w:rPr>
            <w:rStyle w:val="Hyperlink"/>
            <w:noProof/>
          </w:rPr>
          <w:noBreakHyphen/>
          <w:t>1: Entity relationships and descriptions</w:t>
        </w:r>
        <w:r>
          <w:rPr>
            <w:noProof/>
            <w:webHidden/>
          </w:rPr>
          <w:tab/>
        </w:r>
        <w:r>
          <w:rPr>
            <w:noProof/>
            <w:webHidden/>
          </w:rPr>
          <w:fldChar w:fldCharType="begin"/>
        </w:r>
        <w:r>
          <w:rPr>
            <w:noProof/>
            <w:webHidden/>
          </w:rPr>
          <w:instrText xml:space="preserve"> PAGEREF _Toc219315573 \h </w:instrText>
        </w:r>
        <w:r>
          <w:rPr>
            <w:noProof/>
            <w:webHidden/>
          </w:rPr>
        </w:r>
        <w:r>
          <w:rPr>
            <w:noProof/>
            <w:webHidden/>
          </w:rPr>
          <w:fldChar w:fldCharType="separate"/>
        </w:r>
        <w:r>
          <w:rPr>
            <w:noProof/>
            <w:webHidden/>
          </w:rPr>
          <w:t>33</w:t>
        </w:r>
        <w:r>
          <w:rPr>
            <w:noProof/>
            <w:webHidden/>
          </w:rPr>
          <w:fldChar w:fldCharType="end"/>
        </w:r>
      </w:hyperlink>
    </w:p>
    <w:p w14:paraId="41CFA246" w14:textId="30A47FB5" w:rsidR="004F2F98" w:rsidRPr="004F2F98" w:rsidRDefault="00E6661C" w:rsidP="00E463B0">
      <w:pPr>
        <w:ind w:firstLine="0"/>
      </w:pPr>
      <w:r>
        <w:fldChar w:fldCharType="end"/>
      </w:r>
    </w:p>
    <w:p w14:paraId="609246E7" w14:textId="77777777" w:rsidR="00E6583B" w:rsidRPr="00E6583B" w:rsidRDefault="00E6583B" w:rsidP="00E463B0">
      <w:pPr>
        <w:pStyle w:val="Heading1"/>
        <w:numPr>
          <w:ilvl w:val="0"/>
          <w:numId w:val="0"/>
        </w:numPr>
        <w:jc w:val="both"/>
        <w:rPr>
          <w:lang w:val="en-US"/>
        </w:rPr>
        <w:sectPr w:rsidR="00E6583B" w:rsidRPr="00E6583B" w:rsidSect="00C93F2C">
          <w:footerReference w:type="default" r:id="rId13"/>
          <w:pgSz w:w="11906" w:h="16838" w:code="9"/>
          <w:pgMar w:top="1134" w:right="1134" w:bottom="1134" w:left="1134" w:header="567" w:footer="397" w:gutter="0"/>
          <w:pgNumType w:fmt="lowerRoman" w:start="1"/>
          <w:cols w:space="720"/>
          <w:docGrid w:linePitch="360"/>
        </w:sectPr>
      </w:pPr>
      <w:bookmarkStart w:id="9" w:name="_Toc219111624"/>
      <w:bookmarkStart w:id="10" w:name="_Toc219223896"/>
      <w:bookmarkStart w:id="11" w:name="_Toc219224053"/>
      <w:bookmarkStart w:id="12" w:name="_Toc219225067"/>
    </w:p>
    <w:bookmarkEnd w:id="9"/>
    <w:bookmarkEnd w:id="10"/>
    <w:bookmarkEnd w:id="11"/>
    <w:bookmarkEnd w:id="12"/>
    <w:p w14:paraId="2FAEB5B9" w14:textId="4DA94EFA" w:rsidR="005013F8" w:rsidRPr="00BE2C48" w:rsidRDefault="0025763F" w:rsidP="00E463B0">
      <w:pPr>
        <w:pStyle w:val="Heading1"/>
        <w:rPr>
          <w:color w:val="000000" w:themeColor="text1"/>
        </w:rPr>
      </w:pPr>
      <w:r>
        <w:rPr>
          <w:lang w:val="en-US"/>
        </w:rPr>
        <w:lastRenderedPageBreak/>
        <w:t>OVERVIEW</w:t>
      </w:r>
    </w:p>
    <w:p w14:paraId="5C7E59F7" w14:textId="147BF748" w:rsidR="005013F8" w:rsidRDefault="20DCAAB1" w:rsidP="22C9BFD9">
      <w:pPr>
        <w:pStyle w:val="Heading2"/>
        <w:rPr>
          <w:lang w:val="fr-FR"/>
        </w:rPr>
      </w:pPr>
      <w:bookmarkStart w:id="13" w:name="_Toc219111625"/>
      <w:bookmarkStart w:id="14" w:name="_Toc219223897"/>
      <w:bookmarkStart w:id="15" w:name="_Toc219224054"/>
      <w:bookmarkStart w:id="16" w:name="_Toc219225068"/>
      <w:bookmarkStart w:id="17" w:name="_Toc219312184"/>
      <w:bookmarkStart w:id="18" w:name="_Toc219315683"/>
      <w:r w:rsidRPr="22C9BFD9">
        <w:rPr>
          <w:lang w:val="fr-FR"/>
        </w:rPr>
        <w:t xml:space="preserve">Background </w:t>
      </w:r>
      <w:r w:rsidR="18F6B2D3" w:rsidRPr="22C9BFD9">
        <w:rPr>
          <w:lang w:val="fr-FR"/>
        </w:rPr>
        <w:t>and problem statement</w:t>
      </w:r>
      <w:bookmarkEnd w:id="13"/>
      <w:bookmarkEnd w:id="14"/>
      <w:bookmarkEnd w:id="15"/>
      <w:bookmarkEnd w:id="16"/>
      <w:bookmarkEnd w:id="17"/>
      <w:bookmarkEnd w:id="18"/>
    </w:p>
    <w:p w14:paraId="7CB8D9D9" w14:textId="66249249" w:rsidR="005013F8" w:rsidRPr="00AF0D91" w:rsidRDefault="4F51E143" w:rsidP="00E463B0">
      <w:pPr>
        <w:pStyle w:val="Heading3"/>
      </w:pPr>
      <w:bookmarkStart w:id="19" w:name="_Toc219111626"/>
      <w:bookmarkStart w:id="20" w:name="_Toc219223898"/>
      <w:bookmarkStart w:id="21" w:name="_Toc219224055"/>
      <w:bookmarkStart w:id="22" w:name="_Toc219225069"/>
      <w:bookmarkStart w:id="23" w:name="_Toc219312185"/>
      <w:bookmarkStart w:id="24" w:name="_Toc219315684"/>
      <w:r w:rsidRPr="00AF0D91">
        <w:t>Background</w:t>
      </w:r>
      <w:bookmarkEnd w:id="19"/>
      <w:bookmarkEnd w:id="20"/>
      <w:bookmarkEnd w:id="21"/>
      <w:bookmarkEnd w:id="22"/>
      <w:bookmarkEnd w:id="23"/>
      <w:bookmarkEnd w:id="24"/>
    </w:p>
    <w:p w14:paraId="7840AB02" w14:textId="55DB0462" w:rsidR="005013F8" w:rsidRPr="00126134" w:rsidRDefault="4F51E143" w:rsidP="00E463B0">
      <w:r w:rsidRPr="02DB7387">
        <w:t>In recent years, the rapid growth of e-commerce has significantly changed the way businesses operate and interact with customers. Digital transformation has become an essential driver for growth, enabling companies to reach wider markets and streamline their operations. However, while large corporations have successfully adopted advanced management systems, the adoption rate among smaller entities remains limited due to resource constraints and technical barriers</w:t>
      </w:r>
      <w:del w:id="25" w:author="Guest User" w:date="2026-01-12T04:11:00Z" w16du:dateUtc="2026-01-12T04:11:19Z">
        <w:r w:rsidRPr="02DB7387">
          <w:delText>.</w:delText>
        </w:r>
      </w:del>
    </w:p>
    <w:p w14:paraId="394E490C" w14:textId="72612C4C" w:rsidR="005013F8" w:rsidRPr="00F10D04" w:rsidRDefault="4F51E143" w:rsidP="00E463B0">
      <w:pPr>
        <w:pStyle w:val="Heading3"/>
      </w:pPr>
      <w:bookmarkStart w:id="26" w:name="_Toc219111627"/>
      <w:bookmarkStart w:id="27" w:name="_Toc219223899"/>
      <w:bookmarkStart w:id="28" w:name="_Toc219224056"/>
      <w:bookmarkStart w:id="29" w:name="_Toc219225070"/>
      <w:bookmarkStart w:id="30" w:name="_Toc219312186"/>
      <w:bookmarkStart w:id="31" w:name="_Toc219315685"/>
      <w:r w:rsidRPr="02DB7387">
        <w:t>Problem Statement</w:t>
      </w:r>
      <w:bookmarkEnd w:id="26"/>
      <w:bookmarkEnd w:id="27"/>
      <w:bookmarkEnd w:id="28"/>
      <w:bookmarkEnd w:id="29"/>
      <w:bookmarkEnd w:id="30"/>
      <w:bookmarkEnd w:id="31"/>
    </w:p>
    <w:p w14:paraId="63264294" w14:textId="3CC17C9A" w:rsidR="005013F8" w:rsidRPr="00126134" w:rsidRDefault="0613D626" w:rsidP="00E463B0">
      <w:r w:rsidRPr="02DB7387">
        <w:t>Many small and medium-sized enterprises (SMEs) still rely on manual processes, spreadsheets, or basic social media channels to manage their sales activities. Product information is often decentralized, inventory tracking is inaccurate, and order processing is time-consuming. These limitations lead to operational errors, inefficiency, and difficulties in tracking overall business performance.</w:t>
      </w:r>
    </w:p>
    <w:p w14:paraId="1F0D0A76" w14:textId="5C658130" w:rsidR="005013F8" w:rsidRPr="00126134" w:rsidRDefault="0613D626" w:rsidP="00E463B0">
      <w:r w:rsidRPr="02DB7387">
        <w:t>To address these challenges, the Online Sales Management System is proposed as a web-based platform that provides a structured, modern, and automated solution for managing internal business operations. The system centralizes product management, inventory control, and order processing into a unified dashboard. By replacing disparate manual methods with a cohesive digital system, the project aims to enhance data consistency, improve operational speed, and provide business owners with better control over their sales activities.</w:t>
      </w:r>
    </w:p>
    <w:p w14:paraId="1DADEAF2" w14:textId="5CB104FC" w:rsidR="005013F8" w:rsidRPr="00126134" w:rsidRDefault="3331DA9B" w:rsidP="00E463B0">
      <w:pPr>
        <w:pStyle w:val="Heading2"/>
      </w:pPr>
      <w:bookmarkStart w:id="32" w:name="_Toc219111628"/>
      <w:bookmarkStart w:id="33" w:name="_Toc219223900"/>
      <w:bookmarkStart w:id="34" w:name="_Toc219224057"/>
      <w:bookmarkStart w:id="35" w:name="_Toc219225071"/>
      <w:bookmarkStart w:id="36" w:name="_Toc219312187"/>
      <w:bookmarkStart w:id="37" w:name="_Toc219315686"/>
      <w:r w:rsidRPr="02DB7387">
        <w:t>Objectives</w:t>
      </w:r>
      <w:bookmarkEnd w:id="32"/>
      <w:bookmarkEnd w:id="33"/>
      <w:bookmarkEnd w:id="34"/>
      <w:bookmarkEnd w:id="35"/>
      <w:bookmarkEnd w:id="36"/>
      <w:bookmarkEnd w:id="37"/>
    </w:p>
    <w:p w14:paraId="7EECC40A" w14:textId="7D5454BE" w:rsidR="005013F8" w:rsidRPr="00126134" w:rsidRDefault="6A58D099" w:rsidP="00E463B0">
      <w:r w:rsidRPr="02DB7387">
        <w:t xml:space="preserve">The primary objective of this project is to design and develop a complete internal e-commerce management system using the ASP.NET Core MVC framework. The project aims to achieve several specific goals. First, it seeks to create a centralized management platform where administrators can oversee products, categories, inventory, and user accounts efficiently. Second, the system implements strict role-based security, ensuring clear </w:t>
      </w:r>
      <w:r w:rsidRPr="02DB7387">
        <w:lastRenderedPageBreak/>
        <w:t>separation of duties between Sales Staff, Warehouse Staff, and Administrators to enhance data security and streamline workflows.</w:t>
      </w:r>
    </w:p>
    <w:p w14:paraId="517FBCDE" w14:textId="3D19F3E4" w:rsidR="005013F8" w:rsidRPr="00126134" w:rsidRDefault="6A58D099" w:rsidP="00E463B0">
      <w:r w:rsidRPr="02DB7387">
        <w:t>Furthermore, the project aims to automate essential processes such as order calculations and stock adjustments, thereby minimizing human errors that frequently occur in manual entry. From an academic perspective, this project serves as a practical application of advanced web development concepts, system architecture, and database design using Entity Framework Core, effectively fulfilling the learning outcomes of the course.</w:t>
      </w:r>
    </w:p>
    <w:p w14:paraId="31C013A9" w14:textId="66A00902" w:rsidR="005013F8" w:rsidRPr="00126134" w:rsidRDefault="20DCAAB1" w:rsidP="22C9BFD9">
      <w:pPr>
        <w:pStyle w:val="Heading2"/>
        <w:rPr>
          <w:lang w:val="fr-FR"/>
        </w:rPr>
      </w:pPr>
      <w:bookmarkStart w:id="38" w:name="_Toc219111629"/>
      <w:bookmarkStart w:id="39" w:name="_Toc219223901"/>
      <w:bookmarkStart w:id="40" w:name="_Toc219224058"/>
      <w:bookmarkStart w:id="41" w:name="_Toc219225072"/>
      <w:bookmarkStart w:id="42" w:name="_Toc219312188"/>
      <w:bookmarkStart w:id="43" w:name="_Toc219315687"/>
      <w:r w:rsidRPr="22C9BFD9">
        <w:rPr>
          <w:lang w:val="fr-FR"/>
        </w:rPr>
        <w:t xml:space="preserve">Scope and </w:t>
      </w:r>
      <w:r w:rsidR="18F6B2D3" w:rsidRPr="22C9BFD9">
        <w:rPr>
          <w:lang w:val="fr-FR"/>
        </w:rPr>
        <w:t>target audience</w:t>
      </w:r>
      <w:bookmarkEnd w:id="38"/>
      <w:bookmarkEnd w:id="39"/>
      <w:bookmarkEnd w:id="40"/>
      <w:bookmarkEnd w:id="41"/>
      <w:bookmarkEnd w:id="42"/>
      <w:bookmarkEnd w:id="43"/>
    </w:p>
    <w:p w14:paraId="76F37830" w14:textId="284488BE" w:rsidR="41BB0CD2" w:rsidRDefault="41BB0CD2" w:rsidP="00E463B0">
      <w:pPr>
        <w:pStyle w:val="Heading3"/>
      </w:pPr>
      <w:bookmarkStart w:id="44" w:name="_Toc219111630"/>
      <w:bookmarkStart w:id="45" w:name="_Toc219223902"/>
      <w:bookmarkStart w:id="46" w:name="_Toc219224059"/>
      <w:bookmarkStart w:id="47" w:name="_Toc219225073"/>
      <w:bookmarkStart w:id="48" w:name="_Toc219312189"/>
      <w:bookmarkStart w:id="49" w:name="_Toc219315688"/>
      <w:r>
        <w:t xml:space="preserve">Target </w:t>
      </w:r>
      <w:r w:rsidR="00F156B5">
        <w:t>audienc</w:t>
      </w:r>
      <w:r>
        <w:t>e</w:t>
      </w:r>
      <w:bookmarkEnd w:id="44"/>
      <w:bookmarkEnd w:id="45"/>
      <w:bookmarkEnd w:id="46"/>
      <w:bookmarkEnd w:id="47"/>
      <w:bookmarkEnd w:id="48"/>
      <w:bookmarkEnd w:id="49"/>
    </w:p>
    <w:p w14:paraId="2917EEA0" w14:textId="11B5E507" w:rsidR="0A556D81" w:rsidRDefault="0A556D81" w:rsidP="00E463B0">
      <w:r w:rsidRPr="261AF263">
        <w:t xml:space="preserve">Unlike public e-commerce websites designed for mass consumers, this system is engineered exclusively for internal users to facilitate business operations. The target audience is categorized into three distinct user groups with clearly defined responsibilities: </w:t>
      </w:r>
    </w:p>
    <w:p w14:paraId="573A058F" w14:textId="3E7035F9" w:rsidR="0A556D81" w:rsidRDefault="0A556D81" w:rsidP="00E463B0">
      <w:r w:rsidRPr="261AF263">
        <w:t xml:space="preserve">Sales Staff: Responsible for creating sales orders, managing customer profiles, confirming order statuses, and coordinating delivery. </w:t>
      </w:r>
    </w:p>
    <w:p w14:paraId="43D83FC6" w14:textId="267953DE" w:rsidR="0A556D81" w:rsidRDefault="0A556D81" w:rsidP="00E463B0">
      <w:r w:rsidRPr="261AF263">
        <w:t xml:space="preserve">Warehouse Staff: Duties involve monitoring inventory levels, importing new stock, and ensuring the accuracy of warehouse data. </w:t>
      </w:r>
    </w:p>
    <w:p w14:paraId="3C0B194F" w14:textId="1EE2E091" w:rsidR="0A556D81" w:rsidRDefault="0A556D81" w:rsidP="00E463B0">
      <w:r w:rsidRPr="261AF263">
        <w:t>Administrators: Possess full system access to manage employee accounts, assign roles, and configure system settings.</w:t>
      </w:r>
    </w:p>
    <w:p w14:paraId="508B2A23" w14:textId="25240E7C" w:rsidR="41BB0CD2" w:rsidRDefault="41BB0CD2" w:rsidP="00E463B0">
      <w:pPr>
        <w:pStyle w:val="Heading3"/>
      </w:pPr>
      <w:bookmarkStart w:id="50" w:name="_Toc219111631"/>
      <w:bookmarkStart w:id="51" w:name="_Toc219223903"/>
      <w:bookmarkStart w:id="52" w:name="_Toc219224060"/>
      <w:bookmarkStart w:id="53" w:name="_Toc219225074"/>
      <w:bookmarkStart w:id="54" w:name="_Toc219312190"/>
      <w:bookmarkStart w:id="55" w:name="_Toc219315689"/>
      <w:r w:rsidRPr="02DB7387">
        <w:t xml:space="preserve">Project </w:t>
      </w:r>
      <w:r w:rsidR="00F156B5" w:rsidRPr="02DB7387">
        <w:t>scope</w:t>
      </w:r>
      <w:bookmarkEnd w:id="50"/>
      <w:bookmarkEnd w:id="51"/>
      <w:bookmarkEnd w:id="52"/>
      <w:bookmarkEnd w:id="53"/>
      <w:bookmarkEnd w:id="54"/>
      <w:bookmarkEnd w:id="55"/>
    </w:p>
    <w:p w14:paraId="37B3DD5A" w14:textId="1FC523FE" w:rsidR="41BB0CD2" w:rsidRDefault="41BB0CD2" w:rsidP="00E463B0">
      <w:r w:rsidRPr="02DB7387">
        <w:t>In terms of scope, the project focuses on developing a web-based application tailored for the essential operational needs of a small-to-medium retail business. The system encompasses core modules including user authentication, product catalog management, inventory control, and order processing. The project strictly adheres to the requirements of an internal management tool rather than a public-facing store, focusing on the efficiency of backend operations.</w:t>
      </w:r>
    </w:p>
    <w:p w14:paraId="2A6A36A6" w14:textId="330B97AD" w:rsidR="005013F8" w:rsidRDefault="3D9807EB" w:rsidP="00E463B0">
      <w:pPr>
        <w:pStyle w:val="Heading2"/>
      </w:pPr>
      <w:bookmarkStart w:id="56" w:name="_Toc219111632"/>
      <w:bookmarkStart w:id="57" w:name="_Toc219223904"/>
      <w:bookmarkStart w:id="58" w:name="_Toc219224061"/>
      <w:bookmarkStart w:id="59" w:name="_Toc219225075"/>
      <w:bookmarkStart w:id="60" w:name="_Toc219312191"/>
      <w:bookmarkStart w:id="61" w:name="_Toc219315690"/>
      <w:r w:rsidRPr="02DB7387">
        <w:t>Limitations</w:t>
      </w:r>
      <w:bookmarkEnd w:id="56"/>
      <w:bookmarkEnd w:id="57"/>
      <w:bookmarkEnd w:id="58"/>
      <w:bookmarkEnd w:id="59"/>
      <w:bookmarkEnd w:id="60"/>
      <w:bookmarkEnd w:id="61"/>
    </w:p>
    <w:p w14:paraId="7F71EAC2" w14:textId="0CBD9031" w:rsidR="2FA6BADC" w:rsidRDefault="2FA6BADC" w:rsidP="00E463B0">
      <w:r w:rsidRPr="02DB7387">
        <w:t>Due to the time constraints of the academic semester and available resources, the current implementation excludes several advanced features. Notably, there is no interface for end-</w:t>
      </w:r>
      <w:r w:rsidRPr="02DB7387">
        <w:lastRenderedPageBreak/>
        <w:t>customers to register or purchase directly; all interactions must be mediated through sales staff. Additionally, integrated online payment gateways are not part of the current scope, meaning transactions are recorded manually. The system is developed solely as a web application and does not support native mobile applications for Android or iOS platforms. Advanced automation features, such as AI-based forecasting, are also reserved for future development.</w:t>
      </w:r>
    </w:p>
    <w:p w14:paraId="3DCD1592" w14:textId="39C7A547" w:rsidR="6698DABC" w:rsidRDefault="00691836" w:rsidP="00E463B0">
      <w:pPr>
        <w:pStyle w:val="Heading2"/>
      </w:pPr>
      <w:bookmarkStart w:id="62" w:name="_Toc219312192"/>
      <w:bookmarkStart w:id="63" w:name="_Toc219315691"/>
      <w:r>
        <w:t xml:space="preserve">Project </w:t>
      </w:r>
      <w:r w:rsidR="00F156B5">
        <w:t>significance</w:t>
      </w:r>
      <w:bookmarkEnd w:id="62"/>
      <w:bookmarkEnd w:id="63"/>
    </w:p>
    <w:p w14:paraId="08637DC0" w14:textId="1B1394E8" w:rsidR="02DB7387" w:rsidRDefault="09ABA0BE" w:rsidP="00E463B0">
      <w:r w:rsidRPr="02DB7387">
        <w:rPr>
          <w:szCs w:val="26"/>
        </w:rPr>
        <w:t>Despite these limitations, the project holds significant practical value for small businesses by reducing reliance on manual paperwork and improving service speed. Academically, it demonstrates the team's capability to analyze complex business requirements and implement a structured, secure web application using modern Microsoft technologies. It provides a solid foundation for understanding enterprise software development lifecycles.</w:t>
      </w:r>
    </w:p>
    <w:p w14:paraId="4B507BC5" w14:textId="77777777" w:rsidR="009A472F" w:rsidRPr="00ED3C10" w:rsidRDefault="009743CC" w:rsidP="00E463B0">
      <w:r>
        <w:br w:type="page"/>
      </w:r>
    </w:p>
    <w:p w14:paraId="3D7994A9" w14:textId="7A47B252" w:rsidR="00D434AC" w:rsidRDefault="00EC4F5D" w:rsidP="00D802FD">
      <w:pPr>
        <w:pStyle w:val="Heading1"/>
        <w:rPr>
          <w:lang w:val="en-US"/>
        </w:rPr>
      </w:pPr>
      <w:r>
        <w:rPr>
          <w:lang w:val="en-US"/>
        </w:rPr>
        <w:lastRenderedPageBreak/>
        <w:t>TEST PLAN</w:t>
      </w:r>
    </w:p>
    <w:p w14:paraId="52F54B8E" w14:textId="51212E64" w:rsidR="00560EDA" w:rsidRPr="003C671F" w:rsidRDefault="00D8786B" w:rsidP="00E463B0">
      <w:pPr>
        <w:pStyle w:val="Heading2"/>
      </w:pPr>
      <w:bookmarkStart w:id="64" w:name="_Toc219312194"/>
      <w:bookmarkStart w:id="65" w:name="_Toc219315693"/>
      <w:r>
        <w:t>Technologies used</w:t>
      </w:r>
      <w:bookmarkEnd w:id="64"/>
      <w:bookmarkEnd w:id="65"/>
    </w:p>
    <w:p w14:paraId="198725A6" w14:textId="12CD09A6" w:rsidR="3750962A" w:rsidRDefault="3750962A" w:rsidP="00E463B0">
      <w:r w:rsidRPr="3B7B1D7D">
        <w:t>The selection of an appropriate technology stack is a critical factor in ensuring the stability, scalability, and maintainability of the Online Sales Management System. This section outlines the principal software development tools and frameworks chosen for the implementation of the system, along with the rationale for their selection and their specific roles within the overall architecture.</w:t>
      </w:r>
    </w:p>
    <w:p w14:paraId="08526886" w14:textId="20C386CD" w:rsidR="00026E90" w:rsidRDefault="500DD521" w:rsidP="00E463B0">
      <w:pPr>
        <w:pStyle w:val="Heading3"/>
      </w:pPr>
      <w:bookmarkStart w:id="66" w:name="_Toc219111636"/>
      <w:bookmarkStart w:id="67" w:name="_Toc219223908"/>
      <w:bookmarkStart w:id="68" w:name="_Toc219224065"/>
      <w:bookmarkStart w:id="69" w:name="_Toc219225079"/>
      <w:bookmarkStart w:id="70" w:name="_Toc219312195"/>
      <w:bookmarkStart w:id="71" w:name="_Toc219315694"/>
      <w:r>
        <w:t xml:space="preserve">Backend </w:t>
      </w:r>
      <w:r w:rsidR="00F156B5">
        <w:t>technologies</w:t>
      </w:r>
      <w:bookmarkEnd w:id="66"/>
      <w:bookmarkEnd w:id="67"/>
      <w:bookmarkEnd w:id="68"/>
      <w:bookmarkEnd w:id="69"/>
      <w:bookmarkEnd w:id="70"/>
      <w:bookmarkEnd w:id="71"/>
    </w:p>
    <w:p w14:paraId="00114347" w14:textId="579D7C58" w:rsidR="350938D3" w:rsidRDefault="1AFD5D47" w:rsidP="00E463B0">
      <w:r w:rsidRPr="350938D3">
        <w:t>The system’s backend is constructed using the ASP.NET Core Web App (Model–View–Controller), a modern and high-performance framework that facilitates a clean separation of concerns through the MVC architecture. In this architectural pattern, the Model is responsible for handling business logic and data structures, while the View component is created with the Razor View Engine to generate dynamic and responsive HTML pages. The Controller acts as the intermediary that processes incoming requests, interacts with the Model to retrieve or update data, and returns the appropriate View to the client. Furthermore, ASP.NET Core provides essential features such as built-in routing, dependency injection, and middleware support, enabling the system to remain scalable and maintainable. Complementing this, Entity Framework Core is utilized as the Object-Relational Mapper (ORM), which simplifies CRUD operations by allowing developers to interact with the database using C# objects instead of writing manual SQL queries.</w:t>
      </w:r>
    </w:p>
    <w:p w14:paraId="771895EA" w14:textId="77777777" w:rsidR="00B403FB" w:rsidRDefault="6E55E0FD" w:rsidP="001653C8">
      <w:pPr>
        <w:keepNext/>
        <w:ind w:firstLine="0"/>
        <w:jc w:val="center"/>
      </w:pPr>
      <w:r>
        <w:rPr>
          <w:noProof/>
        </w:rPr>
        <w:drawing>
          <wp:inline distT="0" distB="0" distL="0" distR="0" wp14:anchorId="1F081623" wp14:editId="1C3A90FC">
            <wp:extent cx="3507475" cy="2203415"/>
            <wp:effectExtent l="0" t="0" r="0" b="6985"/>
            <wp:docPr id="2956941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03664" name="Picture 1209903664"/>
                    <pic:cNvPicPr/>
                  </pic:nvPicPr>
                  <pic:blipFill>
                    <a:blip r:embed="rId14">
                      <a:extLst>
                        <a:ext uri="{28A0092B-C50C-407E-A947-70E740481C1C}">
                          <a14:useLocalDpi xmlns:a14="http://schemas.microsoft.com/office/drawing/2010/main"/>
                        </a:ext>
                      </a:extLst>
                    </a:blip>
                    <a:stretch>
                      <a:fillRect/>
                    </a:stretch>
                  </pic:blipFill>
                  <pic:spPr>
                    <a:xfrm>
                      <a:off x="0" y="0"/>
                      <a:ext cx="3528301" cy="2216498"/>
                    </a:xfrm>
                    <a:prstGeom prst="rect">
                      <a:avLst/>
                    </a:prstGeom>
                  </pic:spPr>
                </pic:pic>
              </a:graphicData>
            </a:graphic>
          </wp:inline>
        </w:drawing>
      </w:r>
    </w:p>
    <w:p w14:paraId="760B5CBD" w14:textId="3C938796" w:rsidR="008E715E" w:rsidRDefault="00B403FB" w:rsidP="004608B6">
      <w:pPr>
        <w:pStyle w:val="Caption"/>
      </w:pPr>
      <w:bookmarkStart w:id="72" w:name="_Toc219315487"/>
      <w:r>
        <w:t xml:space="preserve">Figure </w:t>
      </w:r>
      <w:r>
        <w:fldChar w:fldCharType="begin"/>
      </w:r>
      <w:r>
        <w:instrText>STYLEREF 2 \s</w:instrText>
      </w:r>
      <w:r>
        <w:fldChar w:fldCharType="separate"/>
      </w:r>
      <w:r w:rsidR="00FE47B3">
        <w:rPr>
          <w:noProof/>
          <w:cs/>
        </w:rPr>
        <w:t>‎</w:t>
      </w:r>
      <w:r w:rsidR="00FE47B3">
        <w:rPr>
          <w:noProof/>
        </w:rPr>
        <w:t>2.1</w:t>
      </w:r>
      <w:r>
        <w:fldChar w:fldCharType="end"/>
      </w:r>
      <w:r w:rsidR="00B04F6E">
        <w:noBreakHyphen/>
      </w:r>
      <w:r>
        <w:fldChar w:fldCharType="begin"/>
      </w:r>
      <w:r>
        <w:instrText>SEQ Figure \* ARABIC \s 2</w:instrText>
      </w:r>
      <w:r>
        <w:fldChar w:fldCharType="separate"/>
      </w:r>
      <w:r w:rsidR="00FE47B3">
        <w:rPr>
          <w:noProof/>
        </w:rPr>
        <w:t>1</w:t>
      </w:r>
      <w:r>
        <w:fldChar w:fldCharType="end"/>
      </w:r>
      <w:r>
        <w:t xml:space="preserve">: </w:t>
      </w:r>
      <w:r w:rsidRPr="00BA0B83">
        <w:t xml:space="preserve">MVC </w:t>
      </w:r>
      <w:r w:rsidR="008A7E6E" w:rsidRPr="00BA0B83">
        <w:t>architecture</w:t>
      </w:r>
      <w:bookmarkEnd w:id="72"/>
    </w:p>
    <w:p w14:paraId="273FCE53" w14:textId="2ECC2D0D" w:rsidR="17534111" w:rsidRDefault="57F4625F" w:rsidP="00E463B0">
      <w:pPr>
        <w:pStyle w:val="Heading3"/>
      </w:pPr>
      <w:bookmarkStart w:id="73" w:name="_Toc219111637"/>
      <w:bookmarkStart w:id="74" w:name="_Toc219223909"/>
      <w:bookmarkStart w:id="75" w:name="_Toc219224066"/>
      <w:bookmarkStart w:id="76" w:name="_Toc219225080"/>
      <w:bookmarkStart w:id="77" w:name="_Toc219312196"/>
      <w:bookmarkStart w:id="78" w:name="_Toc219315695"/>
      <w:r w:rsidRPr="3B7B1D7D">
        <w:lastRenderedPageBreak/>
        <w:t xml:space="preserve">Database </w:t>
      </w:r>
      <w:r w:rsidR="00F156B5" w:rsidRPr="3B7B1D7D">
        <w:t xml:space="preserve">management system </w:t>
      </w:r>
      <w:r w:rsidR="008E5B9B">
        <w:t>M</w:t>
      </w:r>
      <w:r w:rsidR="00F156B5" w:rsidRPr="3B7B1D7D">
        <w:t xml:space="preserve">icrosoft </w:t>
      </w:r>
      <w:r w:rsidR="008E5B9B">
        <w:t>SQL</w:t>
      </w:r>
      <w:r w:rsidR="00F156B5" w:rsidRPr="3B7B1D7D">
        <w:t xml:space="preserve"> </w:t>
      </w:r>
      <w:r w:rsidR="008E5B9B">
        <w:t>S</w:t>
      </w:r>
      <w:r w:rsidR="00F156B5" w:rsidRPr="3B7B1D7D">
        <w:t>erver</w:t>
      </w:r>
      <w:bookmarkEnd w:id="73"/>
      <w:bookmarkEnd w:id="74"/>
      <w:bookmarkEnd w:id="75"/>
      <w:bookmarkEnd w:id="76"/>
      <w:bookmarkEnd w:id="77"/>
      <w:bookmarkEnd w:id="78"/>
    </w:p>
    <w:p w14:paraId="729F4D7F" w14:textId="0BE7E697" w:rsidR="57F4625F" w:rsidRDefault="57F4625F" w:rsidP="00E463B0">
      <w:r w:rsidRPr="3B7B1D7D">
        <w:t>For data persistence, Microsoft SQL Server is employed as the primary Relational Database Management System (RDBMS). It is responsible for storing critical business data, including product catalogs, user credentials, inventory records, and sales transactions. SQL Server was chosen for its proven reliability, strong transaction support (ACID compliance), and seamless integration with the .NET ecosystem. It ensures that complex queries regarding sales reports and inventory checks are executed with optimal speed and accuracy.</w:t>
      </w:r>
    </w:p>
    <w:p w14:paraId="62F38E44" w14:textId="77777777" w:rsidR="002C6AD9" w:rsidRDefault="0F13E5D8" w:rsidP="00E463B0">
      <w:pPr>
        <w:keepNext/>
        <w:ind w:firstLine="0"/>
        <w:jc w:val="center"/>
      </w:pPr>
      <w:r>
        <w:rPr>
          <w:noProof/>
        </w:rPr>
        <w:drawing>
          <wp:inline distT="0" distB="0" distL="0" distR="0" wp14:anchorId="75A02802" wp14:editId="2A7AEEC4">
            <wp:extent cx="1226480" cy="1086929"/>
            <wp:effectExtent l="0" t="0" r="0" b="0"/>
            <wp:docPr id="12371110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04949" name="Picture 826004949"/>
                    <pic:cNvPicPr/>
                  </pic:nvPicPr>
                  <pic:blipFill>
                    <a:blip r:embed="rId15">
                      <a:extLst>
                        <a:ext uri="{28A0092B-C50C-407E-A947-70E740481C1C}">
                          <a14:useLocalDpi xmlns:a14="http://schemas.microsoft.com/office/drawing/2010/main"/>
                        </a:ext>
                      </a:extLst>
                    </a:blip>
                    <a:stretch>
                      <a:fillRect/>
                    </a:stretch>
                  </pic:blipFill>
                  <pic:spPr>
                    <a:xfrm>
                      <a:off x="0" y="0"/>
                      <a:ext cx="1226480" cy="1086929"/>
                    </a:xfrm>
                    <a:prstGeom prst="rect">
                      <a:avLst/>
                    </a:prstGeom>
                  </pic:spPr>
                </pic:pic>
              </a:graphicData>
            </a:graphic>
          </wp:inline>
        </w:drawing>
      </w:r>
    </w:p>
    <w:p w14:paraId="2A40587B" w14:textId="4F5789E2" w:rsidR="00C77769" w:rsidRDefault="002C6AD9" w:rsidP="004608B6">
      <w:pPr>
        <w:pStyle w:val="Caption"/>
      </w:pPr>
      <w:bookmarkStart w:id="79" w:name="_Toc219315488"/>
      <w:r>
        <w:t xml:space="preserve">Figure </w:t>
      </w:r>
      <w:r>
        <w:fldChar w:fldCharType="begin"/>
      </w:r>
      <w:r>
        <w:instrText>STYLEREF 2 \s</w:instrText>
      </w:r>
      <w:r>
        <w:fldChar w:fldCharType="separate"/>
      </w:r>
      <w:r w:rsidR="00FE47B3">
        <w:rPr>
          <w:noProof/>
          <w:cs/>
        </w:rPr>
        <w:t>‎</w:t>
      </w:r>
      <w:r w:rsidR="00FE47B3">
        <w:rPr>
          <w:noProof/>
        </w:rPr>
        <w:t>2.1</w:t>
      </w:r>
      <w:r>
        <w:fldChar w:fldCharType="end"/>
      </w:r>
      <w:r w:rsidR="00B04F6E">
        <w:noBreakHyphen/>
      </w:r>
      <w:r>
        <w:fldChar w:fldCharType="begin"/>
      </w:r>
      <w:r>
        <w:instrText>SEQ Figure \* ARABIC \s 2</w:instrText>
      </w:r>
      <w:r>
        <w:fldChar w:fldCharType="separate"/>
      </w:r>
      <w:r w:rsidR="00FE47B3">
        <w:rPr>
          <w:noProof/>
        </w:rPr>
        <w:t>2</w:t>
      </w:r>
      <w:r>
        <w:fldChar w:fldCharType="end"/>
      </w:r>
      <w:r>
        <w:t xml:space="preserve">: </w:t>
      </w:r>
      <w:r w:rsidRPr="00280971">
        <w:t xml:space="preserve">SQL </w:t>
      </w:r>
      <w:r w:rsidR="008A7E6E" w:rsidRPr="00280971">
        <w:t>server</w:t>
      </w:r>
      <w:bookmarkEnd w:id="79"/>
    </w:p>
    <w:p w14:paraId="11D74248" w14:textId="41C421CE" w:rsidR="17534111" w:rsidRDefault="57F4625F" w:rsidP="00E463B0">
      <w:pPr>
        <w:pStyle w:val="Heading3"/>
      </w:pPr>
      <w:bookmarkStart w:id="80" w:name="_Toc219111638"/>
      <w:bookmarkStart w:id="81" w:name="_Toc219223910"/>
      <w:bookmarkStart w:id="82" w:name="_Toc219224067"/>
      <w:bookmarkStart w:id="83" w:name="_Toc219225081"/>
      <w:bookmarkStart w:id="84" w:name="_Toc219312197"/>
      <w:bookmarkStart w:id="85" w:name="_Toc219315696"/>
      <w:r w:rsidRPr="3B7B1D7D">
        <w:t>Object</w:t>
      </w:r>
      <w:r w:rsidR="00E82F30">
        <w:t xml:space="preserve"> </w:t>
      </w:r>
      <w:r w:rsidR="00F156B5" w:rsidRPr="3B7B1D7D">
        <w:t>relational mapper</w:t>
      </w:r>
      <w:r w:rsidR="002F057B">
        <w:t xml:space="preserve"> E</w:t>
      </w:r>
      <w:r w:rsidR="00F156B5" w:rsidRPr="3B7B1D7D">
        <w:t xml:space="preserve">ntity </w:t>
      </w:r>
      <w:r w:rsidR="002F057B">
        <w:t>F</w:t>
      </w:r>
      <w:r w:rsidR="00F156B5" w:rsidRPr="3B7B1D7D">
        <w:t xml:space="preserve">ramework </w:t>
      </w:r>
      <w:r w:rsidR="002F057B">
        <w:t>C</w:t>
      </w:r>
      <w:r w:rsidR="00F156B5" w:rsidRPr="3B7B1D7D">
        <w:t>ore</w:t>
      </w:r>
      <w:bookmarkEnd w:id="80"/>
      <w:bookmarkEnd w:id="81"/>
      <w:bookmarkEnd w:id="82"/>
      <w:bookmarkEnd w:id="83"/>
      <w:bookmarkEnd w:id="84"/>
      <w:bookmarkEnd w:id="85"/>
    </w:p>
    <w:p w14:paraId="1AB2CB55" w14:textId="50073A6E" w:rsidR="57F4625F" w:rsidRDefault="57F4625F" w:rsidP="00E463B0">
      <w:r w:rsidRPr="3B7B1D7D">
        <w:t>To facilitate efficient interaction between the application code and the database, Entity Framework Core (EF Core) is utilized as the Object-Relational Mapper. EF Core allows developers to manipulate data using C# objects and LINQ (Language Integrated Query) rather than writing raw SQL queries. This abstraction layer accelerates development speed and reduces the risk of SQL injection attacks. In this project, we leverage Code-First Migrations, allowing us to define the database schema directly from C# classes, ensuring strict consistency between the codebase and the database structure.</w:t>
      </w:r>
    </w:p>
    <w:p w14:paraId="65D36D88" w14:textId="77777777" w:rsidR="0026567F" w:rsidRDefault="474F342C" w:rsidP="00E463B0">
      <w:pPr>
        <w:keepNext/>
        <w:ind w:firstLine="0"/>
        <w:jc w:val="center"/>
      </w:pPr>
      <w:r>
        <w:rPr>
          <w:noProof/>
        </w:rPr>
        <w:drawing>
          <wp:inline distT="0" distB="0" distL="0" distR="0" wp14:anchorId="1FC09D61" wp14:editId="73AA5CCB">
            <wp:extent cx="3729567" cy="1998853"/>
            <wp:effectExtent l="0" t="0" r="0" b="0"/>
            <wp:docPr id="11883666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48349" name="Picture 414548349"/>
                    <pic:cNvPicPr/>
                  </pic:nvPicPr>
                  <pic:blipFill>
                    <a:blip r:embed="rId16">
                      <a:extLst>
                        <a:ext uri="{28A0092B-C50C-407E-A947-70E740481C1C}">
                          <a14:useLocalDpi xmlns:a14="http://schemas.microsoft.com/office/drawing/2010/main"/>
                        </a:ext>
                      </a:extLst>
                    </a:blip>
                    <a:stretch>
                      <a:fillRect/>
                    </a:stretch>
                  </pic:blipFill>
                  <pic:spPr>
                    <a:xfrm>
                      <a:off x="0" y="0"/>
                      <a:ext cx="3729567" cy="1998853"/>
                    </a:xfrm>
                    <a:prstGeom prst="rect">
                      <a:avLst/>
                    </a:prstGeom>
                  </pic:spPr>
                </pic:pic>
              </a:graphicData>
            </a:graphic>
          </wp:inline>
        </w:drawing>
      </w:r>
    </w:p>
    <w:p w14:paraId="06EFF31B" w14:textId="2ECE46A0" w:rsidR="474F342C" w:rsidRPr="0026567F" w:rsidRDefault="0026567F" w:rsidP="004608B6">
      <w:pPr>
        <w:pStyle w:val="Caption"/>
      </w:pPr>
      <w:bookmarkStart w:id="86" w:name="_Toc219224040"/>
      <w:bookmarkStart w:id="87" w:name="_Toc219315489"/>
      <w:r w:rsidRPr="0026567F">
        <w:t xml:space="preserve">Figure </w:t>
      </w:r>
      <w:r>
        <w:fldChar w:fldCharType="begin"/>
      </w:r>
      <w:r>
        <w:instrText>STYLEREF 2 \s</w:instrText>
      </w:r>
      <w:r>
        <w:fldChar w:fldCharType="separate"/>
      </w:r>
      <w:r w:rsidR="00FE47B3">
        <w:rPr>
          <w:noProof/>
          <w:cs/>
        </w:rPr>
        <w:t>‎</w:t>
      </w:r>
      <w:r w:rsidR="00FE47B3">
        <w:rPr>
          <w:noProof/>
        </w:rPr>
        <w:t>2.1</w:t>
      </w:r>
      <w:r>
        <w:fldChar w:fldCharType="end"/>
      </w:r>
      <w:r w:rsidR="00B04F6E">
        <w:noBreakHyphen/>
      </w:r>
      <w:r>
        <w:fldChar w:fldCharType="begin"/>
      </w:r>
      <w:r>
        <w:instrText>SEQ Figure \* ARABIC \s 2</w:instrText>
      </w:r>
      <w:r>
        <w:fldChar w:fldCharType="separate"/>
      </w:r>
      <w:r w:rsidR="00FE47B3">
        <w:rPr>
          <w:noProof/>
        </w:rPr>
        <w:t>3</w:t>
      </w:r>
      <w:r>
        <w:fldChar w:fldCharType="end"/>
      </w:r>
      <w:r w:rsidRPr="0026567F">
        <w:t xml:space="preserve">: Code </w:t>
      </w:r>
      <w:r w:rsidR="008A7E6E" w:rsidRPr="0026567F">
        <w:t>first approach</w:t>
      </w:r>
      <w:bookmarkEnd w:id="86"/>
      <w:bookmarkEnd w:id="87"/>
    </w:p>
    <w:p w14:paraId="3D12AE81" w14:textId="63F6714C" w:rsidR="17534111" w:rsidRDefault="045FD5BA" w:rsidP="00E463B0">
      <w:pPr>
        <w:pStyle w:val="Heading3"/>
      </w:pPr>
      <w:bookmarkStart w:id="88" w:name="_Toc219111639"/>
      <w:bookmarkStart w:id="89" w:name="_Toc219223911"/>
      <w:bookmarkStart w:id="90" w:name="_Toc219224068"/>
      <w:bookmarkStart w:id="91" w:name="_Toc219225082"/>
      <w:bookmarkStart w:id="92" w:name="_Toc219312198"/>
      <w:bookmarkStart w:id="93" w:name="_Toc219315697"/>
      <w:r>
        <w:t xml:space="preserve">Frontend </w:t>
      </w:r>
      <w:r w:rsidR="00F156B5">
        <w:t>technologies</w:t>
      </w:r>
      <w:bookmarkEnd w:id="88"/>
      <w:bookmarkEnd w:id="89"/>
      <w:bookmarkEnd w:id="90"/>
      <w:bookmarkEnd w:id="91"/>
      <w:bookmarkEnd w:id="92"/>
      <w:bookmarkEnd w:id="93"/>
    </w:p>
    <w:p w14:paraId="476AC6AC" w14:textId="591331A6" w:rsidR="0A18494E" w:rsidRDefault="0A18494E" w:rsidP="00E463B0">
      <w:r w:rsidRPr="350938D3">
        <w:lastRenderedPageBreak/>
        <w:t>The user interface is developed using a combination of standard web technologies to ensure a responsive and intuitive user experience for Sales and Warehouse staff. HTML5 and CSS3 are utilized to provide the structural and stylistic foundation of the web pages. Bootstrap 5 is integrated as a powerful CSS framework chosen to ensure the application is responsive and mobile-friendly, allowing the layout to adapt seamlessly to tablets or desktop screens used in the store. Finally, JavaScript is employed to handle client-side interactivity, such as dynamic form validation and calculating order totals instantly before submission.</w:t>
      </w:r>
    </w:p>
    <w:p w14:paraId="0BBFDA33" w14:textId="77777777" w:rsidR="0026567F" w:rsidRDefault="045FD5BA" w:rsidP="00E463B0">
      <w:pPr>
        <w:keepNext/>
        <w:spacing w:before="240" w:after="240"/>
        <w:ind w:firstLine="0"/>
        <w:jc w:val="center"/>
      </w:pPr>
      <w:r>
        <w:rPr>
          <w:noProof/>
        </w:rPr>
        <w:drawing>
          <wp:inline distT="0" distB="0" distL="0" distR="0" wp14:anchorId="319D1883" wp14:editId="60E8C1E3">
            <wp:extent cx="2847975" cy="1600200"/>
            <wp:effectExtent l="0" t="0" r="0" b="0"/>
            <wp:docPr id="8444672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67265" name="Picture 844467265"/>
                    <pic:cNvPicPr/>
                  </pic:nvPicPr>
                  <pic:blipFill>
                    <a:blip r:embed="rId17">
                      <a:extLst>
                        <a:ext uri="{28A0092B-C50C-407E-A947-70E740481C1C}">
                          <a14:useLocalDpi xmlns:a14="http://schemas.microsoft.com/office/drawing/2010/main"/>
                        </a:ext>
                      </a:extLst>
                    </a:blip>
                    <a:stretch>
                      <a:fillRect/>
                    </a:stretch>
                  </pic:blipFill>
                  <pic:spPr>
                    <a:xfrm>
                      <a:off x="0" y="0"/>
                      <a:ext cx="2847975" cy="1600200"/>
                    </a:xfrm>
                    <a:prstGeom prst="rect">
                      <a:avLst/>
                    </a:prstGeom>
                  </pic:spPr>
                </pic:pic>
              </a:graphicData>
            </a:graphic>
          </wp:inline>
        </w:drawing>
      </w:r>
    </w:p>
    <w:p w14:paraId="5477AECD" w14:textId="0B7B294D" w:rsidR="045FD5BA" w:rsidRPr="0026567F" w:rsidRDefault="0026567F" w:rsidP="004608B6">
      <w:pPr>
        <w:pStyle w:val="Caption"/>
      </w:pPr>
      <w:bookmarkStart w:id="94" w:name="_Toc219224041"/>
      <w:bookmarkStart w:id="95" w:name="_Toc219315490"/>
      <w:r w:rsidRPr="0026567F">
        <w:t xml:space="preserve">Figure </w:t>
      </w:r>
      <w:r>
        <w:fldChar w:fldCharType="begin"/>
      </w:r>
      <w:r>
        <w:instrText>STYLEREF 2 \s</w:instrText>
      </w:r>
      <w:r>
        <w:fldChar w:fldCharType="separate"/>
      </w:r>
      <w:r w:rsidR="00FE47B3">
        <w:rPr>
          <w:noProof/>
          <w:cs/>
        </w:rPr>
        <w:t>‎</w:t>
      </w:r>
      <w:r w:rsidR="00FE47B3">
        <w:rPr>
          <w:noProof/>
        </w:rPr>
        <w:t>2.1</w:t>
      </w:r>
      <w:r>
        <w:fldChar w:fldCharType="end"/>
      </w:r>
      <w:r w:rsidR="00B04F6E">
        <w:noBreakHyphen/>
      </w:r>
      <w:r>
        <w:fldChar w:fldCharType="begin"/>
      </w:r>
      <w:r>
        <w:instrText>SEQ Figure \* ARABIC \s 2</w:instrText>
      </w:r>
      <w:r>
        <w:fldChar w:fldCharType="separate"/>
      </w:r>
      <w:r w:rsidR="00FE47B3">
        <w:rPr>
          <w:noProof/>
        </w:rPr>
        <w:t>4</w:t>
      </w:r>
      <w:r>
        <w:fldChar w:fldCharType="end"/>
      </w:r>
      <w:r w:rsidRPr="0026567F">
        <w:t>: Frontend technologies</w:t>
      </w:r>
      <w:bookmarkEnd w:id="94"/>
      <w:bookmarkEnd w:id="95"/>
    </w:p>
    <w:p w14:paraId="6ADA3D93" w14:textId="69C09146" w:rsidR="17534111" w:rsidRDefault="64A2850C" w:rsidP="00E463B0">
      <w:pPr>
        <w:pStyle w:val="Heading3"/>
      </w:pPr>
      <w:bookmarkStart w:id="96" w:name="_Toc219111640"/>
      <w:bookmarkStart w:id="97" w:name="_Toc219223912"/>
      <w:bookmarkStart w:id="98" w:name="_Toc219224069"/>
      <w:bookmarkStart w:id="99" w:name="_Toc219225083"/>
      <w:bookmarkStart w:id="100" w:name="_Toc219312199"/>
      <w:bookmarkStart w:id="101" w:name="_Toc219315698"/>
      <w:r>
        <w:t xml:space="preserve">Development </w:t>
      </w:r>
      <w:r w:rsidR="00F156B5">
        <w:t xml:space="preserve">tools </w:t>
      </w:r>
      <w:r w:rsidR="00A54474">
        <w:t>and</w:t>
      </w:r>
      <w:r w:rsidR="00F156B5">
        <w:t xml:space="preserve"> version control</w:t>
      </w:r>
      <w:bookmarkEnd w:id="96"/>
      <w:bookmarkEnd w:id="97"/>
      <w:bookmarkEnd w:id="98"/>
      <w:bookmarkEnd w:id="99"/>
      <w:bookmarkEnd w:id="100"/>
      <w:bookmarkEnd w:id="101"/>
    </w:p>
    <w:p w14:paraId="4C351A95" w14:textId="739E6965" w:rsidR="5A098AE9" w:rsidRDefault="5A098AE9" w:rsidP="00E463B0">
      <w:r w:rsidRPr="350938D3">
        <w:t>To support a professional development workflow, the team utilizes industry-standard tools throughout the software lifecycle. Microsoft Visual Studio 2022 serves as the comprehensive Integrated Development Environment (IDE), providing essential capabilities for coding, debugging, and managing project dependencies efficiently. For source code management and collaborative development, Git and GitHub are employed. Specifically, Git allows the team to track every modification through commit history, manage feature branches, and resolve code conflicts effectively, ensuring a smooth and organized teamwork process.</w:t>
      </w:r>
    </w:p>
    <w:p w14:paraId="39F61D10" w14:textId="77777777" w:rsidR="0026567F" w:rsidRDefault="62FCC42A" w:rsidP="00E463B0">
      <w:pPr>
        <w:keepNext/>
        <w:ind w:firstLine="0"/>
        <w:jc w:val="center"/>
      </w:pPr>
      <w:r>
        <w:rPr>
          <w:noProof/>
        </w:rPr>
        <w:drawing>
          <wp:inline distT="0" distB="0" distL="0" distR="0" wp14:anchorId="6724A4B6" wp14:editId="7E6E3C9C">
            <wp:extent cx="2268187" cy="1274435"/>
            <wp:effectExtent l="0" t="0" r="0" b="2540"/>
            <wp:docPr id="9396786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78621" name="Picture 939678621"/>
                    <pic:cNvPicPr/>
                  </pic:nvPicPr>
                  <pic:blipFill>
                    <a:blip r:embed="rId18">
                      <a:extLst>
                        <a:ext uri="{28A0092B-C50C-407E-A947-70E740481C1C}">
                          <a14:useLocalDpi xmlns:a14="http://schemas.microsoft.com/office/drawing/2010/main"/>
                        </a:ext>
                      </a:extLst>
                    </a:blip>
                    <a:stretch>
                      <a:fillRect/>
                    </a:stretch>
                  </pic:blipFill>
                  <pic:spPr>
                    <a:xfrm>
                      <a:off x="0" y="0"/>
                      <a:ext cx="2290457" cy="1286948"/>
                    </a:xfrm>
                    <a:prstGeom prst="rect">
                      <a:avLst/>
                    </a:prstGeom>
                  </pic:spPr>
                </pic:pic>
              </a:graphicData>
            </a:graphic>
          </wp:inline>
        </w:drawing>
      </w:r>
    </w:p>
    <w:p w14:paraId="15D9DAE9" w14:textId="2FA258A5" w:rsidR="62FCC42A" w:rsidRPr="0026567F" w:rsidRDefault="0026567F" w:rsidP="004608B6">
      <w:pPr>
        <w:pStyle w:val="Caption"/>
      </w:pPr>
      <w:bookmarkStart w:id="102" w:name="_Toc219224042"/>
      <w:bookmarkStart w:id="103" w:name="_Toc219315491"/>
      <w:r w:rsidRPr="0026567F">
        <w:t xml:space="preserve">Figure </w:t>
      </w:r>
      <w:r>
        <w:fldChar w:fldCharType="begin"/>
      </w:r>
      <w:r>
        <w:instrText>STYLEREF 2 \s</w:instrText>
      </w:r>
      <w:r>
        <w:fldChar w:fldCharType="separate"/>
      </w:r>
      <w:r w:rsidR="00FE47B3">
        <w:rPr>
          <w:noProof/>
          <w:cs/>
        </w:rPr>
        <w:t>‎</w:t>
      </w:r>
      <w:r w:rsidR="00FE47B3">
        <w:rPr>
          <w:noProof/>
        </w:rPr>
        <w:t>2.1</w:t>
      </w:r>
      <w:r>
        <w:fldChar w:fldCharType="end"/>
      </w:r>
      <w:r w:rsidR="00B04F6E">
        <w:noBreakHyphen/>
      </w:r>
      <w:r>
        <w:fldChar w:fldCharType="begin"/>
      </w:r>
      <w:r>
        <w:instrText>SEQ Figure \* ARABIC \s 2</w:instrText>
      </w:r>
      <w:r>
        <w:fldChar w:fldCharType="separate"/>
      </w:r>
      <w:r w:rsidR="00FE47B3">
        <w:rPr>
          <w:noProof/>
        </w:rPr>
        <w:t>5</w:t>
      </w:r>
      <w:r>
        <w:fldChar w:fldCharType="end"/>
      </w:r>
      <w:r w:rsidRPr="0026567F">
        <w:t xml:space="preserve">: </w:t>
      </w:r>
      <w:r w:rsidRPr="004608B6">
        <w:t>Development</w:t>
      </w:r>
      <w:r w:rsidRPr="0026567F">
        <w:t xml:space="preserve"> tools</w:t>
      </w:r>
      <w:bookmarkEnd w:id="102"/>
      <w:bookmarkEnd w:id="103"/>
    </w:p>
    <w:p w14:paraId="217C8A7D" w14:textId="70554059" w:rsidR="17534111" w:rsidRDefault="6F1B32A6" w:rsidP="00E463B0">
      <w:pPr>
        <w:pStyle w:val="Heading2"/>
      </w:pPr>
      <w:bookmarkStart w:id="104" w:name="_Toc219111641"/>
      <w:bookmarkStart w:id="105" w:name="_Toc219223913"/>
      <w:bookmarkStart w:id="106" w:name="_Toc219224070"/>
      <w:bookmarkStart w:id="107" w:name="_Toc219225084"/>
      <w:bookmarkStart w:id="108" w:name="_Toc219312200"/>
      <w:bookmarkStart w:id="109" w:name="_Toc219315699"/>
      <w:r w:rsidRPr="3B7B1D7D">
        <w:t xml:space="preserve">System </w:t>
      </w:r>
      <w:r w:rsidR="00F156B5" w:rsidRPr="3B7B1D7D">
        <w:t>design analysis</w:t>
      </w:r>
      <w:bookmarkEnd w:id="104"/>
      <w:bookmarkEnd w:id="105"/>
      <w:bookmarkEnd w:id="106"/>
      <w:bookmarkEnd w:id="107"/>
      <w:bookmarkEnd w:id="108"/>
      <w:bookmarkEnd w:id="109"/>
    </w:p>
    <w:p w14:paraId="46F29B44" w14:textId="6D63CDE1" w:rsidR="6436A645" w:rsidRDefault="6436A645" w:rsidP="00E463B0">
      <w:pPr>
        <w:pStyle w:val="Heading3"/>
      </w:pPr>
      <w:bookmarkStart w:id="110" w:name="_Toc219111642"/>
      <w:bookmarkStart w:id="111" w:name="_Toc219223914"/>
      <w:bookmarkStart w:id="112" w:name="_Toc219224071"/>
      <w:bookmarkStart w:id="113" w:name="_Toc219225085"/>
      <w:bookmarkStart w:id="114" w:name="_Toc219312201"/>
      <w:bookmarkStart w:id="115" w:name="_Toc219315700"/>
      <w:r w:rsidRPr="3B7B1D7D">
        <w:lastRenderedPageBreak/>
        <w:t xml:space="preserve">Design </w:t>
      </w:r>
      <w:r w:rsidR="00F156B5" w:rsidRPr="3B7B1D7D">
        <w:t>patterns</w:t>
      </w:r>
      <w:bookmarkEnd w:id="110"/>
      <w:bookmarkEnd w:id="111"/>
      <w:bookmarkEnd w:id="112"/>
      <w:bookmarkEnd w:id="113"/>
      <w:bookmarkEnd w:id="114"/>
      <w:bookmarkEnd w:id="115"/>
    </w:p>
    <w:p w14:paraId="155470DC" w14:textId="7360AE07" w:rsidR="41E96AFD" w:rsidRDefault="430C941E" w:rsidP="00E463B0">
      <w:r w:rsidRPr="44F60706">
        <w:t>To ensure the application is maintainable, scalable, and testable, the system architecture adheres to established software design patterns. The primary architectural pattern adopted is the Model-View-Controller (MVC). This pattern separates the application into three distinct components: the Model manages business logic and data structures; the View handles the user interface and data presentation; and the Controller processes incoming requests and acts as an intermediary. This clear separation of concerns allows for independent development and maintenance of each component, significantly reducing code complexity.</w:t>
      </w:r>
    </w:p>
    <w:p w14:paraId="3F84D1C6" w14:textId="27AE496C" w:rsidR="41E96AFD" w:rsidRDefault="430C941E" w:rsidP="00E463B0">
      <w:r w:rsidRPr="44F60706">
        <w:t>In addition to the MVC architecture, the system implements the Repository Pattern to abstract data access logic. Instead of the controllers interacting directly with the database context, they communicate through repository interfaces. This approach promotes loose coupling between the business logic and the data access layer. Furthermore, it enhances code reusability and simplifies unit testing, as the data layer can be easily mocked during the testing phase without requiring a live database connection.</w:t>
      </w:r>
    </w:p>
    <w:p w14:paraId="751BF3A3" w14:textId="7B3C6CE9" w:rsidR="17534111" w:rsidRDefault="430C941E" w:rsidP="00E463B0">
      <w:pPr>
        <w:pStyle w:val="Heading3"/>
      </w:pPr>
      <w:bookmarkStart w:id="116" w:name="_Toc219111643"/>
      <w:bookmarkStart w:id="117" w:name="_Toc219223915"/>
      <w:bookmarkStart w:id="118" w:name="_Toc219224072"/>
      <w:bookmarkStart w:id="119" w:name="_Toc219225086"/>
      <w:bookmarkStart w:id="120" w:name="_Toc219312202"/>
      <w:bookmarkStart w:id="121" w:name="_Toc219315701"/>
      <w:r w:rsidRPr="5D42E8E9">
        <w:t xml:space="preserve">Software </w:t>
      </w:r>
      <w:r w:rsidR="001121AE" w:rsidRPr="5D42E8E9">
        <w:t>engineering methodology</w:t>
      </w:r>
      <w:bookmarkEnd w:id="116"/>
      <w:bookmarkEnd w:id="117"/>
      <w:bookmarkEnd w:id="118"/>
      <w:bookmarkEnd w:id="119"/>
      <w:bookmarkEnd w:id="120"/>
      <w:bookmarkEnd w:id="121"/>
    </w:p>
    <w:p w14:paraId="5686A7D2" w14:textId="34DBB78D" w:rsidR="430C941E" w:rsidRDefault="430C941E" w:rsidP="00E463B0">
      <w:r w:rsidRPr="693CD68C">
        <w:t xml:space="preserve">  The development of the Online Sales Management System follows an Iterative and Incremental software engineering methodology, aligned with fundamental Agile principles. Rather than attempting to deliver the entire system in a single release</w:t>
      </w:r>
      <w:r>
        <w:t>,</w:t>
      </w:r>
      <w:r w:rsidRPr="693CD68C">
        <w:t xml:space="preserve"> the project is broken down into smaller, manageable cycles. This approach supports gradual system evolution, allowing the team to validate functionality early, identify potential risks, and incorporate feedback continuously throughout the development lifecycle.</w:t>
      </w:r>
    </w:p>
    <w:p w14:paraId="0721C377" w14:textId="644374AC" w:rsidR="3AB22453" w:rsidRDefault="430C941E" w:rsidP="00E463B0">
      <w:r w:rsidRPr="693CD68C">
        <w:t>The development process is structured into sequential phases to ensure systematic progress. The initial phase focuses on System Foundation Setup, involving requirement analysis, database configuration, and the establishment of the ASP.NET Core architecture. Subsequent phases involve the incremental development of core modules, starting with Product and Inventory Management, followed by the Order Management Workflow. Once the core features are stable, the focus shifts to Administrative Functions such as user role management and system configuration. The final phase is dedicated to Testing and Refinement, where unit testing and performance optimization are conducted to ensure the system is robust and ready for deployment.</w:t>
      </w:r>
    </w:p>
    <w:p w14:paraId="5CF845BB" w14:textId="438F2A91" w:rsidR="17534111" w:rsidRDefault="17534111" w:rsidP="00E463B0">
      <w:pPr>
        <w:pStyle w:val="Heading2"/>
      </w:pPr>
      <w:r w:rsidRPr="60C8478B">
        <w:lastRenderedPageBreak/>
        <w:t xml:space="preserve"> </w:t>
      </w:r>
      <w:bookmarkStart w:id="122" w:name="_Toc219111644"/>
      <w:bookmarkStart w:id="123" w:name="_Toc219223916"/>
      <w:bookmarkStart w:id="124" w:name="_Toc219224073"/>
      <w:bookmarkStart w:id="125" w:name="_Toc219225087"/>
      <w:bookmarkStart w:id="126" w:name="_Toc219312203"/>
      <w:bookmarkStart w:id="127" w:name="_Toc219315702"/>
      <w:r w:rsidR="30A7CF02" w:rsidRPr="60C8478B">
        <w:t xml:space="preserve">Requirement </w:t>
      </w:r>
      <w:r w:rsidR="001121AE" w:rsidRPr="60C8478B">
        <w:t>analysis</w:t>
      </w:r>
      <w:bookmarkEnd w:id="122"/>
      <w:bookmarkEnd w:id="123"/>
      <w:bookmarkEnd w:id="124"/>
      <w:bookmarkEnd w:id="125"/>
      <w:bookmarkEnd w:id="126"/>
      <w:bookmarkEnd w:id="127"/>
    </w:p>
    <w:p w14:paraId="33800118" w14:textId="4744AF95" w:rsidR="6EC3AB9A" w:rsidRDefault="297F7C2C" w:rsidP="00E463B0">
      <w:pPr>
        <w:pStyle w:val="Heading3"/>
      </w:pPr>
      <w:bookmarkStart w:id="128" w:name="_Toc219111645"/>
      <w:bookmarkStart w:id="129" w:name="_Toc219223917"/>
      <w:bookmarkStart w:id="130" w:name="_Toc219224074"/>
      <w:bookmarkStart w:id="131" w:name="_Toc219225088"/>
      <w:bookmarkStart w:id="132" w:name="_Toc219312204"/>
      <w:bookmarkStart w:id="133" w:name="_Toc219315703"/>
      <w:r w:rsidRPr="761C1969">
        <w:t xml:space="preserve">Functional </w:t>
      </w:r>
      <w:r w:rsidR="001121AE" w:rsidRPr="761C1969">
        <w:t>requirements</w:t>
      </w:r>
      <w:bookmarkEnd w:id="128"/>
      <w:bookmarkEnd w:id="129"/>
      <w:bookmarkEnd w:id="130"/>
      <w:bookmarkEnd w:id="131"/>
      <w:bookmarkEnd w:id="132"/>
      <w:bookmarkEnd w:id="133"/>
    </w:p>
    <w:p w14:paraId="17EFCF1D" w14:textId="77777777" w:rsidR="00610A0F" w:rsidRPr="00610A0F" w:rsidRDefault="00610A0F" w:rsidP="00E463B0">
      <w:r w:rsidRPr="00610A0F">
        <w:t>Based on the analysis of the organization’s operational workflow, the system is designed to satisfy a set of essential functional requirements that support daily activities in a consistent and controllable manner. At the foundation level, the system must provide a secure authentication mechanism that allows authorized users to access the platform through login. Along with authentication, authorization is implemented through role-based access control to ensure that permissions are clearly separated among Administrators, Sales Staff, and Warehouse Staff. In addition to login, account registration is handled as an internal provisioning process rather than public self-registration; user accounts are created and maintained by the Administrator within the User Management module, and appropriate roles are assigned at the time of account creation to ensure controlled access and accountability.</w:t>
      </w:r>
    </w:p>
    <w:p w14:paraId="65E956B0" w14:textId="77777777" w:rsidR="00610A0F" w:rsidRPr="00610A0F" w:rsidRDefault="00610A0F" w:rsidP="00E463B0">
      <w:r w:rsidRPr="00610A0F">
        <w:t>In terms of sales operations, the system must enable Sales Staff to work efficiently from product selection to order completion. This includes searching and viewing product information, creating sales orders with accurate customer and order details, updating the progress and status of transactions, and coordinating delivery-related steps in alignment with the store’s process. The goal of these functions is to reduce manual effort, minimize input errors, and provide clear visibility into the state of each order throughout its lifecycle.</w:t>
      </w:r>
    </w:p>
    <w:p w14:paraId="43AF7EE5" w14:textId="77777777" w:rsidR="00610A0F" w:rsidRPr="00610A0F" w:rsidRDefault="00610A0F" w:rsidP="00E463B0">
      <w:r w:rsidRPr="00610A0F">
        <w:t>For inventory management, the system must support Warehouse Staff in maintaining accurate stock data and preventing discrepancies between physical inventory and recorded quantities. Core functions include monitoring stock levels in a timely manner, recording stock imports when goods are received, and validating inventory-related data to ensure consistency. These capabilities are necessary not only for warehouse operations but also for sales activities, as product availability directly affects order handling and customer commitments.</w:t>
      </w:r>
    </w:p>
    <w:p w14:paraId="46B9D194" w14:textId="398C8274" w:rsidR="1CC8F371" w:rsidRDefault="00610A0F" w:rsidP="00E463B0">
      <w:r w:rsidRPr="00610A0F">
        <w:t>Finally, the administration module is designed to provide Administrators with comprehensive control over system configuration and operational oversight. Administrators must be able to manage user accounts, assign and adjust roles based on responsibilities, and supervise overall system usage to maintain stability and compliance with internal procedures. Together, these functional requirements ensure that the application supports business operations end-to-end while maintaining security, traceability, and clear separation of duties.</w:t>
      </w:r>
    </w:p>
    <w:p w14:paraId="5F447FB3" w14:textId="514D7DDD" w:rsidR="17534111" w:rsidRDefault="17534111" w:rsidP="00E463B0">
      <w:pPr>
        <w:pStyle w:val="Heading3"/>
      </w:pPr>
      <w:r w:rsidRPr="535B8165">
        <w:t xml:space="preserve"> </w:t>
      </w:r>
      <w:bookmarkStart w:id="134" w:name="_Toc219111646"/>
      <w:bookmarkStart w:id="135" w:name="_Toc219223918"/>
      <w:bookmarkStart w:id="136" w:name="_Toc219224075"/>
      <w:bookmarkStart w:id="137" w:name="_Toc219225089"/>
      <w:bookmarkStart w:id="138" w:name="_Toc219312205"/>
      <w:bookmarkStart w:id="139" w:name="_Toc219315704"/>
      <w:r w:rsidR="708DA625" w:rsidRPr="535B8165">
        <w:t>Non</w:t>
      </w:r>
      <w:r w:rsidR="00784D83">
        <w:t xml:space="preserve"> f</w:t>
      </w:r>
      <w:r w:rsidR="708DA625" w:rsidRPr="535B8165">
        <w:t xml:space="preserve">unctional </w:t>
      </w:r>
      <w:r w:rsidR="001121AE" w:rsidRPr="535B8165">
        <w:t>requirements</w:t>
      </w:r>
      <w:bookmarkEnd w:id="134"/>
      <w:bookmarkEnd w:id="135"/>
      <w:bookmarkEnd w:id="136"/>
      <w:bookmarkEnd w:id="137"/>
      <w:bookmarkEnd w:id="138"/>
      <w:bookmarkEnd w:id="139"/>
    </w:p>
    <w:p w14:paraId="674694C1" w14:textId="63EBECC8" w:rsidR="708DA625" w:rsidRDefault="708DA625" w:rsidP="00E463B0">
      <w:r w:rsidRPr="58FDC121">
        <w:lastRenderedPageBreak/>
        <w:t>In addition to functional features, the system must adhere to strict non-functional standards to ensure quality and reliability. In terms of Performance, the application is required to handle multiple concurrent requests efficiently while maintaining fast response times to prevent operational delays during peak hours.</w:t>
      </w:r>
    </w:p>
    <w:p w14:paraId="46848D3B" w14:textId="3218A53C" w:rsidR="708DA625" w:rsidRDefault="708DA625" w:rsidP="00E463B0">
      <w:r w:rsidRPr="58FDC121">
        <w:t>Regarding Security, data protection is paramount; therefore, all user passwords must be hashed before storage, and access to sensitive modules must be rigorously restricted based on user roles to prevent unauthorized data breaches.</w:t>
      </w:r>
    </w:p>
    <w:p w14:paraId="0660C01D" w14:textId="7687BF1E" w:rsidR="708DA625" w:rsidRDefault="708DA625" w:rsidP="00E463B0">
      <w:r w:rsidRPr="58FDC121">
        <w:t>Finally, to ensure Usability, the user interface is developed using the Bootstrap 5 framework. This ensures the application is fully responsive and provides a user-friendly, intuitive experience for non-technical staff across both desktop computers and tablet devices.</w:t>
      </w:r>
    </w:p>
    <w:p w14:paraId="051BFE4F" w14:textId="77777777" w:rsidR="003C7CE4" w:rsidRDefault="003C7CE4">
      <w:pPr>
        <w:spacing w:line="240" w:lineRule="auto"/>
        <w:ind w:firstLine="0"/>
        <w:jc w:val="left"/>
        <w:rPr>
          <w:b/>
          <w:sz w:val="28"/>
          <w:szCs w:val="26"/>
        </w:rPr>
      </w:pPr>
      <w:bookmarkStart w:id="140" w:name="_Toc219111647"/>
      <w:bookmarkStart w:id="141" w:name="_Toc219223919"/>
      <w:bookmarkStart w:id="142" w:name="_Toc219224076"/>
      <w:bookmarkStart w:id="143" w:name="_Toc219225090"/>
      <w:bookmarkStart w:id="144" w:name="_Toc219312206"/>
      <w:r>
        <w:br w:type="page"/>
      </w:r>
    </w:p>
    <w:p w14:paraId="6B5F03B6" w14:textId="0CF744ED" w:rsidR="0E71BFE9" w:rsidRDefault="708DA625" w:rsidP="00E463B0">
      <w:pPr>
        <w:pStyle w:val="Heading2"/>
      </w:pPr>
      <w:bookmarkStart w:id="145" w:name="_Toc219315705"/>
      <w:r>
        <w:lastRenderedPageBreak/>
        <w:t>Diagram</w:t>
      </w:r>
      <w:bookmarkEnd w:id="140"/>
      <w:bookmarkEnd w:id="141"/>
      <w:bookmarkEnd w:id="142"/>
      <w:bookmarkEnd w:id="143"/>
      <w:bookmarkEnd w:id="144"/>
      <w:bookmarkEnd w:id="145"/>
    </w:p>
    <w:p w14:paraId="1802E198" w14:textId="1AEE8339" w:rsidR="454CC270" w:rsidRDefault="454CC270" w:rsidP="00E463B0">
      <w:pPr>
        <w:pStyle w:val="Heading3"/>
      </w:pPr>
      <w:bookmarkStart w:id="146" w:name="_Toc219223920"/>
      <w:bookmarkStart w:id="147" w:name="_Toc219224077"/>
      <w:bookmarkStart w:id="148" w:name="_Toc219225091"/>
      <w:bookmarkStart w:id="149" w:name="_Toc219312207"/>
      <w:bookmarkStart w:id="150" w:name="_Toc219315706"/>
      <w:r>
        <w:t>Use</w:t>
      </w:r>
      <w:r w:rsidR="00784D83">
        <w:t xml:space="preserve"> </w:t>
      </w:r>
      <w:r w:rsidR="001121AE">
        <w:t>case diagram</w:t>
      </w:r>
      <w:bookmarkEnd w:id="146"/>
      <w:bookmarkEnd w:id="147"/>
      <w:bookmarkEnd w:id="148"/>
      <w:bookmarkEnd w:id="149"/>
      <w:bookmarkEnd w:id="150"/>
    </w:p>
    <w:p w14:paraId="4FBA02C8" w14:textId="66ACD7B3" w:rsidR="00BA06B2" w:rsidRDefault="004C6A4E" w:rsidP="00E463B0">
      <w:pPr>
        <w:keepNext/>
        <w:ind w:firstLine="0"/>
      </w:pPr>
      <w:r>
        <w:rPr>
          <w:noProof/>
        </w:rPr>
        <w:drawing>
          <wp:inline distT="0" distB="0" distL="0" distR="0" wp14:anchorId="216A1817" wp14:editId="324EA2C4">
            <wp:extent cx="6090250" cy="4100830"/>
            <wp:effectExtent l="0" t="0" r="6350" b="0"/>
            <wp:docPr id="2058162977" name="drawing"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20977" name="drawing" descr="A diagram of a company&#10;&#10;AI-generated content may be incorrect."/>
                    <pic:cNvPicPr/>
                  </pic:nvPicPr>
                  <pic:blipFill>
                    <a:blip r:embed="rId19">
                      <a:extLst>
                        <a:ext uri="{28A0092B-C50C-407E-A947-70E740481C1C}">
                          <a14:useLocalDpi xmlns:a14="http://schemas.microsoft.com/office/drawing/2010/main"/>
                        </a:ext>
                      </a:extLst>
                    </a:blip>
                    <a:stretch>
                      <a:fillRect/>
                    </a:stretch>
                  </pic:blipFill>
                  <pic:spPr>
                    <a:xfrm>
                      <a:off x="0" y="0"/>
                      <a:ext cx="6092050" cy="4102042"/>
                    </a:xfrm>
                    <a:prstGeom prst="rect">
                      <a:avLst/>
                    </a:prstGeom>
                  </pic:spPr>
                </pic:pic>
              </a:graphicData>
            </a:graphic>
          </wp:inline>
        </w:drawing>
      </w:r>
    </w:p>
    <w:p w14:paraId="70772A81" w14:textId="673F67E5" w:rsidR="0026567F" w:rsidRPr="00BA06B2" w:rsidRDefault="00BA06B2" w:rsidP="004608B6">
      <w:pPr>
        <w:pStyle w:val="Caption"/>
      </w:pPr>
      <w:bookmarkStart w:id="151" w:name="_Toc219315492"/>
      <w:r w:rsidRPr="00BA06B2">
        <w:t xml:space="preserve">Figure </w:t>
      </w:r>
      <w:r>
        <w:fldChar w:fldCharType="begin"/>
      </w:r>
      <w:r>
        <w:instrText>STYLEREF 2 \s</w:instrText>
      </w:r>
      <w:r>
        <w:fldChar w:fldCharType="separate"/>
      </w:r>
      <w:r w:rsidR="00FE47B3">
        <w:rPr>
          <w:noProof/>
          <w:cs/>
        </w:rPr>
        <w:t>‎</w:t>
      </w:r>
      <w:r w:rsidR="00FE47B3">
        <w:rPr>
          <w:noProof/>
        </w:rPr>
        <w:t>2.4</w:t>
      </w:r>
      <w:r>
        <w:fldChar w:fldCharType="end"/>
      </w:r>
      <w:r w:rsidR="00B04F6E">
        <w:noBreakHyphen/>
      </w:r>
      <w:r>
        <w:fldChar w:fldCharType="begin"/>
      </w:r>
      <w:r>
        <w:instrText>SEQ Figure \* ARABIC \s 2</w:instrText>
      </w:r>
      <w:r>
        <w:fldChar w:fldCharType="separate"/>
      </w:r>
      <w:r w:rsidR="00FE47B3">
        <w:rPr>
          <w:noProof/>
        </w:rPr>
        <w:t>1</w:t>
      </w:r>
      <w:r>
        <w:fldChar w:fldCharType="end"/>
      </w:r>
      <w:r w:rsidRPr="00BA06B2">
        <w:t>: Use case diagram</w:t>
      </w:r>
      <w:bookmarkEnd w:id="151"/>
    </w:p>
    <w:p w14:paraId="1646E9EA" w14:textId="35868300" w:rsidR="0E71BFE9" w:rsidRDefault="708DA625" w:rsidP="00E463B0">
      <w:r>
        <w:t>The general Use Case Diagram illustrates the functional scope and interaction boundaries of the Online Sales Management System by defining the responsibilities of the three main actors involved in the digitized business workflow. The system architecture focuses on managing the entire lifecycle of sales transactions, in which Sales Staff initiate the process through product searching and order creation, while the inventory availability is managed by Warehouse Staff through stock checking and goods importation mechanisms.</w:t>
      </w:r>
    </w:p>
    <w:p w14:paraId="405F7535" w14:textId="32205EAB" w:rsidR="005E46E9" w:rsidRPr="00FB1496" w:rsidRDefault="708DA625" w:rsidP="00FB1496">
      <w:r>
        <w:t>Furthermore, the diagram highlights the pivotal role of the Admin in the strategic management process, which operates based on category and product configuration, leading to data-driven decision-making and the generation of statistical reports. Meanwhile, the Admin also maintains core administrative functions, specifically user management and invoice oversight, to ensure data integrity and security throughout the system’s operational lifecycle.</w:t>
      </w:r>
      <w:bookmarkStart w:id="152" w:name="_Toc219224049"/>
    </w:p>
    <w:p w14:paraId="5D96EC16" w14:textId="12D3D48F" w:rsidR="002947CC" w:rsidRDefault="002947CC" w:rsidP="004608B6">
      <w:pPr>
        <w:pStyle w:val="Caption"/>
      </w:pPr>
      <w:bookmarkStart w:id="153" w:name="_Toc219315562"/>
      <w:r>
        <w:t xml:space="preserve">Table </w:t>
      </w:r>
      <w:r>
        <w:fldChar w:fldCharType="begin"/>
      </w:r>
      <w:r>
        <w:instrText>STYLEREF 2 \s</w:instrText>
      </w:r>
      <w:r>
        <w:fldChar w:fldCharType="separate"/>
      </w:r>
      <w:r w:rsidR="00FE47B3">
        <w:rPr>
          <w:noProof/>
          <w:cs/>
        </w:rPr>
        <w:t>‎</w:t>
      </w:r>
      <w:r w:rsidR="00FE47B3">
        <w:rPr>
          <w:noProof/>
        </w:rPr>
        <w:t>2.4</w:t>
      </w:r>
      <w:r>
        <w:fldChar w:fldCharType="end"/>
      </w:r>
      <w:r>
        <w:noBreakHyphen/>
      </w:r>
      <w:r>
        <w:fldChar w:fldCharType="begin"/>
      </w:r>
      <w:r>
        <w:instrText>SEQ Table \* ARABIC \s 2</w:instrText>
      </w:r>
      <w:r>
        <w:fldChar w:fldCharType="separate"/>
      </w:r>
      <w:r w:rsidR="00FE47B3">
        <w:rPr>
          <w:noProof/>
        </w:rPr>
        <w:t>1</w:t>
      </w:r>
      <w:r>
        <w:fldChar w:fldCharType="end"/>
      </w:r>
      <w:r>
        <w:t xml:space="preserve">: </w:t>
      </w:r>
      <w:r w:rsidRPr="00367119">
        <w:t>UC-1 Login</w:t>
      </w:r>
      <w:bookmarkEnd w:id="153"/>
    </w:p>
    <w:tbl>
      <w:tblPr>
        <w:tblW w:w="0" w:type="auto"/>
        <w:tblLayout w:type="fixed"/>
        <w:tblLook w:val="04A0" w:firstRow="1" w:lastRow="0" w:firstColumn="1" w:lastColumn="0" w:noHBand="0" w:noVBand="1"/>
      </w:tblPr>
      <w:tblGrid>
        <w:gridCol w:w="2352"/>
        <w:gridCol w:w="2174"/>
        <w:gridCol w:w="2399"/>
        <w:gridCol w:w="2693"/>
      </w:tblGrid>
      <w:tr w:rsidR="1D336EB4" w14:paraId="5C1D1AAD" w14:textId="77777777" w:rsidTr="000D5B76">
        <w:trPr>
          <w:cantSplit/>
          <w:trHeight w:val="345"/>
          <w:tblHeader/>
        </w:trPr>
        <w:tc>
          <w:tcPr>
            <w:tcW w:w="23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ECE1"/>
            <w:tcMar>
              <w:top w:w="23" w:type="dxa"/>
              <w:left w:w="120" w:type="dxa"/>
              <w:bottom w:w="23" w:type="dxa"/>
              <w:right w:w="120" w:type="dxa"/>
            </w:tcMar>
            <w:vAlign w:val="center"/>
          </w:tcPr>
          <w:bookmarkEnd w:id="152"/>
          <w:p w14:paraId="2976D3A1" w14:textId="00C0DEB1" w:rsidR="1D336EB4" w:rsidRPr="000D5B76" w:rsidRDefault="1D336EB4" w:rsidP="00E463B0">
            <w:pPr>
              <w:keepNext/>
              <w:keepLines/>
              <w:ind w:firstLine="0"/>
              <w:jc w:val="center"/>
              <w:rPr>
                <w:b/>
                <w:bCs/>
              </w:rPr>
            </w:pPr>
            <w:r w:rsidRPr="000D5B76">
              <w:rPr>
                <w:b/>
                <w:bCs/>
                <w:lang w:val="vi"/>
              </w:rPr>
              <w:lastRenderedPageBreak/>
              <w:t>ID and Name:</w:t>
            </w:r>
          </w:p>
        </w:tc>
        <w:tc>
          <w:tcPr>
            <w:tcW w:w="7266"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ECE1"/>
            <w:tcMar>
              <w:top w:w="23" w:type="dxa"/>
              <w:left w:w="120" w:type="dxa"/>
              <w:bottom w:w="23" w:type="dxa"/>
              <w:right w:w="120" w:type="dxa"/>
            </w:tcMar>
            <w:vAlign w:val="center"/>
          </w:tcPr>
          <w:p w14:paraId="534FEBB0" w14:textId="488A0536" w:rsidR="1D336EB4" w:rsidRPr="000D5B76" w:rsidRDefault="1D336EB4" w:rsidP="00E463B0">
            <w:pPr>
              <w:keepNext/>
              <w:keepLines/>
              <w:jc w:val="center"/>
              <w:rPr>
                <w:b/>
                <w:bCs/>
              </w:rPr>
            </w:pPr>
            <w:r w:rsidRPr="000D5B76">
              <w:rPr>
                <w:b/>
                <w:bCs/>
                <w:lang w:val="vi"/>
              </w:rPr>
              <w:t>UC-1  Login</w:t>
            </w:r>
          </w:p>
        </w:tc>
      </w:tr>
      <w:tr w:rsidR="00B30C74" w14:paraId="2A99B84C" w14:textId="77777777" w:rsidTr="00F73C08">
        <w:trPr>
          <w:cantSplit/>
          <w:trHeight w:val="345"/>
        </w:trPr>
        <w:tc>
          <w:tcPr>
            <w:tcW w:w="23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163C7C2E" w14:textId="75B9A237" w:rsidR="00B30C74" w:rsidRDefault="00B30C74" w:rsidP="00E463B0">
            <w:pPr>
              <w:keepNext/>
              <w:keepLines/>
              <w:ind w:firstLine="0"/>
              <w:jc w:val="center"/>
            </w:pPr>
            <w:r w:rsidRPr="1D336EB4">
              <w:rPr>
                <w:lang w:val="vi"/>
              </w:rPr>
              <w:t>Created By:</w:t>
            </w:r>
          </w:p>
        </w:tc>
        <w:tc>
          <w:tcPr>
            <w:tcW w:w="7266"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4FC3B13A" w14:textId="543E3E90" w:rsidR="00B30C74" w:rsidRDefault="00B30C74" w:rsidP="00E463B0">
            <w:pPr>
              <w:keepNext/>
              <w:keepLines/>
              <w:jc w:val="center"/>
            </w:pPr>
            <w:r w:rsidRPr="00B30C74">
              <w:t>Group 2</w:t>
            </w:r>
          </w:p>
        </w:tc>
      </w:tr>
      <w:tr w:rsidR="1D336EB4" w14:paraId="7FB9FBEB" w14:textId="77777777" w:rsidTr="000D5B76">
        <w:trPr>
          <w:cantSplit/>
          <w:trHeight w:val="345"/>
        </w:trPr>
        <w:tc>
          <w:tcPr>
            <w:tcW w:w="23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391C8445" w14:textId="03E19CC4" w:rsidR="1D336EB4" w:rsidRDefault="1D336EB4" w:rsidP="00E463B0">
            <w:pPr>
              <w:keepNext/>
              <w:keepLines/>
              <w:ind w:firstLine="0"/>
              <w:jc w:val="center"/>
            </w:pPr>
            <w:r w:rsidRPr="1D336EB4">
              <w:rPr>
                <w:lang w:val="vi"/>
              </w:rPr>
              <w:t>Primary Actor:</w:t>
            </w:r>
          </w:p>
        </w:tc>
        <w:tc>
          <w:tcPr>
            <w:tcW w:w="21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6DAACF82" w14:textId="701E2047" w:rsidR="1D336EB4" w:rsidRDefault="1D336EB4" w:rsidP="00E463B0">
            <w:pPr>
              <w:keepNext/>
              <w:keepLines/>
              <w:ind w:firstLine="0"/>
              <w:jc w:val="left"/>
            </w:pPr>
            <w:r w:rsidRPr="1D336EB4">
              <w:rPr>
                <w:lang w:val="vi"/>
              </w:rPr>
              <w:t>Sales Staff</w:t>
            </w:r>
          </w:p>
        </w:tc>
        <w:tc>
          <w:tcPr>
            <w:tcW w:w="23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3C990147" w14:textId="70FC675C" w:rsidR="1D336EB4" w:rsidRDefault="1D336EB4" w:rsidP="00E463B0">
            <w:pPr>
              <w:keepNext/>
              <w:keepLines/>
              <w:ind w:firstLine="0"/>
              <w:jc w:val="left"/>
            </w:pPr>
            <w:r w:rsidRPr="1D336EB4">
              <w:rPr>
                <w:lang w:val="vi"/>
              </w:rPr>
              <w:t>Warehouse Staff</w:t>
            </w:r>
          </w:p>
        </w:tc>
        <w:tc>
          <w:tcPr>
            <w:tcW w:w="26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15C3A2C9" w14:textId="361034EE" w:rsidR="1D336EB4" w:rsidRDefault="1D336EB4" w:rsidP="00E463B0">
            <w:pPr>
              <w:keepNext/>
              <w:keepLines/>
              <w:ind w:firstLine="0"/>
              <w:jc w:val="left"/>
            </w:pPr>
            <w:r w:rsidRPr="1D336EB4">
              <w:rPr>
                <w:lang w:val="vi"/>
              </w:rPr>
              <w:t>Admin</w:t>
            </w:r>
          </w:p>
        </w:tc>
      </w:tr>
      <w:tr w:rsidR="1D336EB4" w14:paraId="2C8A4438" w14:textId="77777777" w:rsidTr="000D5B76">
        <w:trPr>
          <w:cantSplit/>
          <w:trHeight w:val="1005"/>
        </w:trPr>
        <w:tc>
          <w:tcPr>
            <w:tcW w:w="23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53F6ED73" w14:textId="2844BB0D" w:rsidR="1D336EB4" w:rsidRDefault="1D336EB4" w:rsidP="00E463B0">
            <w:pPr>
              <w:keepNext/>
              <w:keepLines/>
              <w:ind w:firstLine="0"/>
              <w:jc w:val="center"/>
            </w:pPr>
            <w:r w:rsidRPr="1D336EB4">
              <w:rPr>
                <w:lang w:val="vi"/>
              </w:rPr>
              <w:t>Description:</w:t>
            </w:r>
          </w:p>
        </w:tc>
        <w:tc>
          <w:tcPr>
            <w:tcW w:w="7266"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15B6D5C9" w14:textId="0C749576" w:rsidR="1D336EB4" w:rsidRDefault="1D336EB4" w:rsidP="00E463B0">
            <w:pPr>
              <w:keepNext/>
              <w:keepLines/>
              <w:ind w:firstLine="0"/>
            </w:pPr>
            <w:r w:rsidRPr="1D336EB4">
              <w:rPr>
                <w:lang w:val="vi"/>
              </w:rPr>
              <w:t>Allows users to access the Online Sales Management System by verifying their credentials (username and password) to ensure security and role-based access.</w:t>
            </w:r>
          </w:p>
        </w:tc>
      </w:tr>
      <w:tr w:rsidR="1D336EB4" w14:paraId="6986530E" w14:textId="77777777" w:rsidTr="000D5B76">
        <w:trPr>
          <w:cantSplit/>
          <w:trHeight w:val="345"/>
        </w:trPr>
        <w:tc>
          <w:tcPr>
            <w:tcW w:w="23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6358EF59" w14:textId="226AF534" w:rsidR="1D336EB4" w:rsidRDefault="1D336EB4" w:rsidP="00E463B0">
            <w:pPr>
              <w:keepNext/>
              <w:keepLines/>
              <w:ind w:firstLine="0"/>
              <w:jc w:val="center"/>
            </w:pPr>
            <w:r w:rsidRPr="1D336EB4">
              <w:rPr>
                <w:lang w:val="vi"/>
              </w:rPr>
              <w:t>Trigger:</w:t>
            </w:r>
          </w:p>
        </w:tc>
        <w:tc>
          <w:tcPr>
            <w:tcW w:w="7266"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6F52C592" w14:textId="73B533E4" w:rsidR="1D336EB4" w:rsidRDefault="1D336EB4" w:rsidP="00E463B0">
            <w:pPr>
              <w:keepNext/>
              <w:keepLines/>
              <w:ind w:firstLine="0"/>
            </w:pPr>
            <w:r>
              <w:t>The User opens the application and the system displays the login screen.</w:t>
            </w:r>
          </w:p>
        </w:tc>
      </w:tr>
      <w:tr w:rsidR="1D336EB4" w14:paraId="56353705" w14:textId="77777777" w:rsidTr="000D5B76">
        <w:trPr>
          <w:cantSplit/>
          <w:trHeight w:val="915"/>
        </w:trPr>
        <w:tc>
          <w:tcPr>
            <w:tcW w:w="23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41BB2083" w14:textId="7898CAD3" w:rsidR="1D336EB4" w:rsidRDefault="1D336EB4" w:rsidP="00E463B0">
            <w:pPr>
              <w:keepNext/>
              <w:keepLines/>
              <w:ind w:firstLine="0"/>
              <w:jc w:val="center"/>
            </w:pPr>
            <w:r w:rsidRPr="1D336EB4">
              <w:rPr>
                <w:lang w:val="vi"/>
              </w:rPr>
              <w:t>Preconditions:</w:t>
            </w:r>
          </w:p>
        </w:tc>
        <w:tc>
          <w:tcPr>
            <w:tcW w:w="7266"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23EECA0D" w14:textId="77777777" w:rsidR="00EA2543" w:rsidRPr="004052A4" w:rsidRDefault="1D336EB4" w:rsidP="00E463B0">
            <w:pPr>
              <w:pStyle w:val="ListBullet"/>
            </w:pPr>
            <w:r w:rsidRPr="004052A4">
              <w:t>PRE-1: The User has a registered account in the system.</w:t>
            </w:r>
          </w:p>
          <w:p w14:paraId="6AD526C6" w14:textId="60F4A1C4" w:rsidR="1D336EB4" w:rsidRDefault="1D336EB4" w:rsidP="00E463B0">
            <w:pPr>
              <w:pStyle w:val="ListBullet"/>
            </w:pPr>
            <w:r w:rsidRPr="004052A4">
              <w:t>PRE-2: The User has valid credentials (Username and Password).</w:t>
            </w:r>
          </w:p>
        </w:tc>
      </w:tr>
      <w:tr w:rsidR="1D336EB4" w14:paraId="4CC49A4E" w14:textId="77777777" w:rsidTr="000D5B76">
        <w:trPr>
          <w:cantSplit/>
          <w:trHeight w:val="1485"/>
        </w:trPr>
        <w:tc>
          <w:tcPr>
            <w:tcW w:w="23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79066BED" w14:textId="2FF280F7" w:rsidR="1D336EB4" w:rsidRDefault="1D336EB4" w:rsidP="00E463B0">
            <w:pPr>
              <w:keepNext/>
              <w:keepLines/>
              <w:ind w:firstLine="0"/>
              <w:jc w:val="center"/>
            </w:pPr>
            <w:r w:rsidRPr="1D336EB4">
              <w:rPr>
                <w:lang w:val="vi"/>
              </w:rPr>
              <w:t>Postconditions:</w:t>
            </w:r>
          </w:p>
        </w:tc>
        <w:tc>
          <w:tcPr>
            <w:tcW w:w="7266"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17FDA58F" w14:textId="58B0578F" w:rsidR="1D336EB4" w:rsidRPr="004052A4" w:rsidRDefault="1D336EB4" w:rsidP="00E463B0">
            <w:pPr>
              <w:pStyle w:val="ListBullet"/>
            </w:pPr>
            <w:r w:rsidRPr="004052A4">
              <w:t>POST-1: The User is authenticated and successfully logged into the system.</w:t>
            </w:r>
          </w:p>
          <w:p w14:paraId="15302770" w14:textId="1B7E47B5" w:rsidR="1D336EB4" w:rsidRPr="004052A4" w:rsidRDefault="1D336EB4" w:rsidP="00E463B0">
            <w:pPr>
              <w:pStyle w:val="ListBullet"/>
            </w:pPr>
            <w:r w:rsidRPr="004052A4">
              <w:t>POST-2: The system displays the dashboard tailored to the User's role.</w:t>
            </w:r>
          </w:p>
          <w:p w14:paraId="41FC6C50" w14:textId="50661669" w:rsidR="1D336EB4" w:rsidRPr="004052A4" w:rsidRDefault="1D336EB4" w:rsidP="00E463B0">
            <w:pPr>
              <w:pStyle w:val="ListBullet"/>
            </w:pPr>
            <w:r w:rsidRPr="004052A4">
              <w:t>POST-3: The User's session is established for security tracking.</w:t>
            </w:r>
          </w:p>
        </w:tc>
      </w:tr>
      <w:tr w:rsidR="1D336EB4" w14:paraId="0737ABE5" w14:textId="77777777" w:rsidTr="000D5B76">
        <w:trPr>
          <w:cantSplit/>
          <w:trHeight w:val="368"/>
        </w:trPr>
        <w:tc>
          <w:tcPr>
            <w:tcW w:w="23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52899A81" w14:textId="361697F5" w:rsidR="1D336EB4" w:rsidRDefault="1D336EB4" w:rsidP="00E463B0">
            <w:pPr>
              <w:keepNext/>
              <w:keepLines/>
              <w:ind w:firstLine="0"/>
              <w:jc w:val="center"/>
            </w:pPr>
            <w:r w:rsidRPr="1D336EB4">
              <w:rPr>
                <w:lang w:val="vi"/>
              </w:rPr>
              <w:t>Normal Flow:</w:t>
            </w:r>
          </w:p>
        </w:tc>
        <w:tc>
          <w:tcPr>
            <w:tcW w:w="7266"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13FE2825" w14:textId="2243B5EE" w:rsidR="1D336EB4" w:rsidRPr="004052A4" w:rsidRDefault="1D336EB4" w:rsidP="00E463B0">
            <w:pPr>
              <w:pStyle w:val="ListParagraph"/>
            </w:pPr>
            <w:r w:rsidRPr="004052A4">
              <w:t>The User accesses the Online Sales Management System.</w:t>
            </w:r>
          </w:p>
          <w:p w14:paraId="4C8416DB" w14:textId="1E524F0F" w:rsidR="1D336EB4" w:rsidRPr="004052A4" w:rsidRDefault="1D336EB4" w:rsidP="00E463B0">
            <w:pPr>
              <w:pStyle w:val="ListParagraph"/>
            </w:pPr>
            <w:r w:rsidRPr="004052A4">
              <w:t>The system displays the login form, requesting "Username" and "Password".</w:t>
            </w:r>
          </w:p>
          <w:p w14:paraId="08A7A38C" w14:textId="34CABADA" w:rsidR="1D336EB4" w:rsidRPr="004052A4" w:rsidRDefault="1D336EB4" w:rsidP="00E463B0">
            <w:pPr>
              <w:pStyle w:val="ListParagraph"/>
            </w:pPr>
            <w:r w:rsidRPr="004052A4">
              <w:t>The User enters their credentials.</w:t>
            </w:r>
          </w:p>
          <w:p w14:paraId="4E7A5A1F" w14:textId="389948AD" w:rsidR="1D336EB4" w:rsidRPr="004052A4" w:rsidRDefault="1D336EB4" w:rsidP="00E463B0">
            <w:pPr>
              <w:pStyle w:val="ListParagraph"/>
            </w:pPr>
            <w:r w:rsidRPr="004052A4">
              <w:t>The User clicks the "Login" button.</w:t>
            </w:r>
          </w:p>
          <w:p w14:paraId="0604C574" w14:textId="1BFE2C9D" w:rsidR="1D336EB4" w:rsidRPr="004052A4" w:rsidRDefault="1D336EB4" w:rsidP="00E463B0">
            <w:pPr>
              <w:pStyle w:val="ListParagraph"/>
            </w:pPr>
            <w:r w:rsidRPr="004052A4">
              <w:t>The system validates the credentials against the database.</w:t>
            </w:r>
          </w:p>
          <w:p w14:paraId="083FB59A" w14:textId="0D1ABA30" w:rsidR="1D336EB4" w:rsidRPr="004052A4" w:rsidRDefault="1D336EB4" w:rsidP="00E463B0">
            <w:pPr>
              <w:pStyle w:val="ListParagraph"/>
            </w:pPr>
            <w:r w:rsidRPr="004052A4">
              <w:t xml:space="preserve"> The system redirects the User to the main dashboard.</w:t>
            </w:r>
          </w:p>
          <w:p w14:paraId="3A0AC826" w14:textId="1C3C8F23" w:rsidR="1D336EB4" w:rsidRDefault="1D336EB4" w:rsidP="00E463B0">
            <w:pPr>
              <w:pStyle w:val="ListParagraph"/>
            </w:pPr>
            <w:r w:rsidRPr="004052A4">
              <w:t xml:space="preserve"> The system records the login time in the system log.</w:t>
            </w:r>
          </w:p>
        </w:tc>
      </w:tr>
      <w:tr w:rsidR="1D336EB4" w14:paraId="485E7699" w14:textId="77777777" w:rsidTr="000D5B76">
        <w:trPr>
          <w:cantSplit/>
          <w:trHeight w:val="1466"/>
        </w:trPr>
        <w:tc>
          <w:tcPr>
            <w:tcW w:w="23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4CD4876E" w14:textId="59F33ADB" w:rsidR="1D336EB4" w:rsidRDefault="1D336EB4" w:rsidP="00E463B0">
            <w:pPr>
              <w:keepNext/>
              <w:keepLines/>
              <w:ind w:firstLine="0"/>
              <w:jc w:val="center"/>
            </w:pPr>
            <w:r w:rsidRPr="1D336EB4">
              <w:rPr>
                <w:lang w:val="vi"/>
              </w:rPr>
              <w:t>Alternative Flows:</w:t>
            </w:r>
          </w:p>
        </w:tc>
        <w:tc>
          <w:tcPr>
            <w:tcW w:w="7266"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4D18A8C8" w14:textId="284E8BB7" w:rsidR="1D336EB4" w:rsidRPr="004052A4" w:rsidRDefault="1D336EB4" w:rsidP="00E463B0">
            <w:pPr>
              <w:pStyle w:val="ListParagraph"/>
              <w:numPr>
                <w:ilvl w:val="0"/>
                <w:numId w:val="35"/>
              </w:numPr>
            </w:pPr>
            <w:r w:rsidRPr="004052A4">
              <w:t>The User enters an incorrect username or password.</w:t>
            </w:r>
          </w:p>
          <w:p w14:paraId="13CA61F7" w14:textId="67DF821A" w:rsidR="1D336EB4" w:rsidRPr="004052A4" w:rsidRDefault="1D336EB4" w:rsidP="00E463B0">
            <w:pPr>
              <w:pStyle w:val="ListParagraph"/>
              <w:numPr>
                <w:ilvl w:val="0"/>
                <w:numId w:val="35"/>
              </w:numPr>
            </w:pPr>
            <w:r w:rsidRPr="004052A4">
              <w:t>The system displays an error message "Invalid login credentials".</w:t>
            </w:r>
          </w:p>
          <w:p w14:paraId="105BE4A9" w14:textId="20D51773" w:rsidR="1D336EB4" w:rsidRDefault="1D336EB4" w:rsidP="00E463B0">
            <w:pPr>
              <w:pStyle w:val="ListParagraph"/>
              <w:numPr>
                <w:ilvl w:val="0"/>
                <w:numId w:val="35"/>
              </w:numPr>
            </w:pPr>
            <w:r w:rsidRPr="004052A4">
              <w:t>Return to step 2 of the Normal Flow.</w:t>
            </w:r>
          </w:p>
        </w:tc>
      </w:tr>
    </w:tbl>
    <w:p w14:paraId="2EA1F6ED" w14:textId="78C866D8" w:rsidR="2B5CA630" w:rsidRDefault="2B5CA630" w:rsidP="004608B6">
      <w:pPr>
        <w:pStyle w:val="Caption"/>
      </w:pPr>
    </w:p>
    <w:p w14:paraId="2ED8467F" w14:textId="05C0FCE7" w:rsidR="00C62546" w:rsidRPr="004B2B66" w:rsidRDefault="000915B1" w:rsidP="004608B6">
      <w:pPr>
        <w:pStyle w:val="Caption"/>
      </w:pPr>
      <w:r>
        <w:br w:type="page"/>
      </w:r>
      <w:bookmarkStart w:id="154" w:name="_Toc219315563"/>
      <w:r w:rsidR="00C62546" w:rsidRPr="004B2B66">
        <w:lastRenderedPageBreak/>
        <w:t xml:space="preserve">Table </w:t>
      </w:r>
      <w:r>
        <w:fldChar w:fldCharType="begin"/>
      </w:r>
      <w:r>
        <w:instrText>STYLEREF 2 \s</w:instrText>
      </w:r>
      <w:r>
        <w:fldChar w:fldCharType="separate"/>
      </w:r>
      <w:r w:rsidR="00FE47B3">
        <w:rPr>
          <w:noProof/>
          <w:cs/>
        </w:rPr>
        <w:t>‎</w:t>
      </w:r>
      <w:r w:rsidR="00FE47B3">
        <w:rPr>
          <w:noProof/>
        </w:rPr>
        <w:t>2.4</w:t>
      </w:r>
      <w:r>
        <w:fldChar w:fldCharType="end"/>
      </w:r>
      <w:r w:rsidR="002947CC">
        <w:noBreakHyphen/>
      </w:r>
      <w:r>
        <w:fldChar w:fldCharType="begin"/>
      </w:r>
      <w:r>
        <w:instrText>SEQ Table \* ARABIC \s 2</w:instrText>
      </w:r>
      <w:r>
        <w:fldChar w:fldCharType="separate"/>
      </w:r>
      <w:r w:rsidR="00FE47B3">
        <w:rPr>
          <w:noProof/>
        </w:rPr>
        <w:t>2</w:t>
      </w:r>
      <w:r>
        <w:fldChar w:fldCharType="end"/>
      </w:r>
      <w:r w:rsidR="00C62546" w:rsidRPr="004B2B66">
        <w:t>: UC-02 Sign out</w:t>
      </w:r>
      <w:bookmarkEnd w:id="154"/>
    </w:p>
    <w:tbl>
      <w:tblPr>
        <w:tblStyle w:val="ThesisTableStandard"/>
        <w:tblW w:w="0" w:type="auto"/>
        <w:tblLayout w:type="fixed"/>
        <w:tblLook w:val="04A0" w:firstRow="1" w:lastRow="0" w:firstColumn="1" w:lastColumn="0" w:noHBand="0" w:noVBand="1"/>
      </w:tblPr>
      <w:tblGrid>
        <w:gridCol w:w="2352"/>
        <w:gridCol w:w="2174"/>
        <w:gridCol w:w="2399"/>
        <w:gridCol w:w="2693"/>
      </w:tblGrid>
      <w:tr w:rsidR="19461C20" w14:paraId="2202B6B3" w14:textId="77777777" w:rsidTr="000D5B76">
        <w:trPr>
          <w:cnfStyle w:val="100000000000" w:firstRow="1" w:lastRow="0" w:firstColumn="0" w:lastColumn="0" w:oddVBand="0" w:evenVBand="0" w:oddHBand="0" w:evenHBand="0" w:firstRowFirstColumn="0" w:firstRowLastColumn="0" w:lastRowFirstColumn="0" w:lastRowLastColumn="0"/>
          <w:trHeight w:val="20"/>
        </w:trPr>
        <w:tc>
          <w:tcPr>
            <w:tcW w:w="2352" w:type="dxa"/>
          </w:tcPr>
          <w:p w14:paraId="12A52756" w14:textId="00C0DEB1" w:rsidR="19461C20" w:rsidRDefault="19461C20" w:rsidP="00E463B0">
            <w:pPr>
              <w:keepNext/>
              <w:keepLines/>
              <w:ind w:firstLine="0"/>
              <w:jc w:val="center"/>
            </w:pPr>
            <w:r w:rsidRPr="19461C20">
              <w:rPr>
                <w:lang w:val="vi"/>
              </w:rPr>
              <w:t>ID and Name:</w:t>
            </w:r>
          </w:p>
        </w:tc>
        <w:tc>
          <w:tcPr>
            <w:tcW w:w="7266" w:type="dxa"/>
            <w:gridSpan w:val="3"/>
          </w:tcPr>
          <w:p w14:paraId="06C23E7A" w14:textId="531C0B55" w:rsidR="788C087B" w:rsidRDefault="788C087B" w:rsidP="00E463B0">
            <w:pPr>
              <w:keepNext/>
              <w:keepLines/>
              <w:jc w:val="center"/>
            </w:pPr>
            <w:r w:rsidRPr="19461C20">
              <w:rPr>
                <w:szCs w:val="26"/>
                <w:lang w:val="vi"/>
              </w:rPr>
              <w:t>UC-02 Sign out</w:t>
            </w:r>
          </w:p>
        </w:tc>
      </w:tr>
      <w:tr w:rsidR="006B50F3" w14:paraId="0A49A8EE" w14:textId="77777777">
        <w:trPr>
          <w:trHeight w:val="20"/>
          <w:tblHeader w:val="0"/>
        </w:trPr>
        <w:tc>
          <w:tcPr>
            <w:tcW w:w="2352" w:type="dxa"/>
          </w:tcPr>
          <w:p w14:paraId="43420200" w14:textId="75B9A237" w:rsidR="006B50F3" w:rsidRDefault="006B50F3" w:rsidP="00E463B0">
            <w:pPr>
              <w:keepNext/>
              <w:keepLines/>
              <w:ind w:firstLine="0"/>
              <w:jc w:val="center"/>
            </w:pPr>
            <w:r w:rsidRPr="19461C20">
              <w:rPr>
                <w:lang w:val="vi"/>
              </w:rPr>
              <w:t>Created By:</w:t>
            </w:r>
          </w:p>
        </w:tc>
        <w:tc>
          <w:tcPr>
            <w:tcW w:w="7266" w:type="dxa"/>
            <w:gridSpan w:val="3"/>
          </w:tcPr>
          <w:p w14:paraId="36EAE0CA" w14:textId="1E826342" w:rsidR="006B50F3" w:rsidRDefault="006B50F3" w:rsidP="00E463B0">
            <w:pPr>
              <w:keepNext/>
              <w:keepLines/>
              <w:jc w:val="center"/>
            </w:pPr>
            <w:r w:rsidRPr="00B30C74">
              <w:t>Group 2</w:t>
            </w:r>
          </w:p>
        </w:tc>
      </w:tr>
      <w:tr w:rsidR="19461C20" w14:paraId="0E329203" w14:textId="77777777" w:rsidTr="000D5B76">
        <w:trPr>
          <w:trHeight w:val="20"/>
          <w:tblHeader w:val="0"/>
        </w:trPr>
        <w:tc>
          <w:tcPr>
            <w:tcW w:w="2352" w:type="dxa"/>
          </w:tcPr>
          <w:p w14:paraId="60B9E314" w14:textId="03E19CC4" w:rsidR="19461C20" w:rsidRDefault="19461C20" w:rsidP="00E463B0">
            <w:pPr>
              <w:keepNext/>
              <w:keepLines/>
              <w:ind w:firstLine="0"/>
              <w:jc w:val="center"/>
            </w:pPr>
            <w:r w:rsidRPr="19461C20">
              <w:rPr>
                <w:lang w:val="vi"/>
              </w:rPr>
              <w:t>Primary Actor:</w:t>
            </w:r>
          </w:p>
        </w:tc>
        <w:tc>
          <w:tcPr>
            <w:tcW w:w="2174" w:type="dxa"/>
          </w:tcPr>
          <w:p w14:paraId="4CDDBD7B" w14:textId="701E2047" w:rsidR="19461C20" w:rsidRDefault="19461C20" w:rsidP="00E463B0">
            <w:pPr>
              <w:keepNext/>
              <w:keepLines/>
              <w:ind w:firstLine="0"/>
              <w:jc w:val="left"/>
            </w:pPr>
            <w:r w:rsidRPr="19461C20">
              <w:rPr>
                <w:lang w:val="vi"/>
              </w:rPr>
              <w:t>Sales Staff</w:t>
            </w:r>
          </w:p>
        </w:tc>
        <w:tc>
          <w:tcPr>
            <w:tcW w:w="2399" w:type="dxa"/>
          </w:tcPr>
          <w:p w14:paraId="5C01C50E" w14:textId="70FC675C" w:rsidR="19461C20" w:rsidRDefault="19461C20" w:rsidP="00E463B0">
            <w:pPr>
              <w:keepNext/>
              <w:keepLines/>
              <w:ind w:firstLine="0"/>
              <w:jc w:val="left"/>
            </w:pPr>
            <w:r w:rsidRPr="19461C20">
              <w:rPr>
                <w:lang w:val="vi"/>
              </w:rPr>
              <w:t>Warehouse Staff</w:t>
            </w:r>
          </w:p>
        </w:tc>
        <w:tc>
          <w:tcPr>
            <w:tcW w:w="2693" w:type="dxa"/>
          </w:tcPr>
          <w:p w14:paraId="04BEDC69" w14:textId="361034EE" w:rsidR="19461C20" w:rsidRDefault="19461C20" w:rsidP="00E463B0">
            <w:pPr>
              <w:keepNext/>
              <w:keepLines/>
              <w:ind w:firstLine="0"/>
              <w:jc w:val="left"/>
            </w:pPr>
            <w:r w:rsidRPr="19461C20">
              <w:rPr>
                <w:lang w:val="vi"/>
              </w:rPr>
              <w:t>Admin</w:t>
            </w:r>
          </w:p>
        </w:tc>
      </w:tr>
      <w:tr w:rsidR="19461C20" w14:paraId="3CED0A97" w14:textId="77777777" w:rsidTr="000D5B76">
        <w:trPr>
          <w:trHeight w:val="20"/>
          <w:tblHeader w:val="0"/>
        </w:trPr>
        <w:tc>
          <w:tcPr>
            <w:tcW w:w="2352" w:type="dxa"/>
          </w:tcPr>
          <w:p w14:paraId="3C010E17" w14:textId="2844BB0D" w:rsidR="19461C20" w:rsidRDefault="19461C20" w:rsidP="00E463B0">
            <w:pPr>
              <w:keepNext/>
              <w:keepLines/>
              <w:ind w:firstLine="0"/>
              <w:jc w:val="center"/>
            </w:pPr>
            <w:r w:rsidRPr="19461C20">
              <w:rPr>
                <w:lang w:val="vi"/>
              </w:rPr>
              <w:t>Description:</w:t>
            </w:r>
          </w:p>
        </w:tc>
        <w:tc>
          <w:tcPr>
            <w:tcW w:w="7266" w:type="dxa"/>
            <w:gridSpan w:val="3"/>
          </w:tcPr>
          <w:p w14:paraId="5FD74A18" w14:textId="51D7E4E4" w:rsidR="3D6ACB1B" w:rsidRDefault="3D6ACB1B" w:rsidP="00E463B0">
            <w:pPr>
              <w:keepNext/>
              <w:keepLines/>
              <w:ind w:firstLine="0"/>
            </w:pPr>
            <w:r w:rsidRPr="19461C20">
              <w:rPr>
                <w:lang w:val="vi"/>
              </w:rPr>
              <w:t>The User logs out of the Online Sales Management System to end their current session and ensure account security.</w:t>
            </w:r>
          </w:p>
        </w:tc>
      </w:tr>
      <w:tr w:rsidR="19461C20" w14:paraId="7247B42C" w14:textId="77777777" w:rsidTr="000D5B76">
        <w:trPr>
          <w:trHeight w:val="20"/>
          <w:tblHeader w:val="0"/>
        </w:trPr>
        <w:tc>
          <w:tcPr>
            <w:tcW w:w="2352" w:type="dxa"/>
          </w:tcPr>
          <w:p w14:paraId="5BC2E1E1" w14:textId="226AF534" w:rsidR="19461C20" w:rsidRDefault="19461C20" w:rsidP="00E463B0">
            <w:pPr>
              <w:keepNext/>
              <w:keepLines/>
              <w:ind w:firstLine="0"/>
              <w:jc w:val="center"/>
            </w:pPr>
            <w:r w:rsidRPr="19461C20">
              <w:rPr>
                <w:lang w:val="vi"/>
              </w:rPr>
              <w:t>Trigger:</w:t>
            </w:r>
          </w:p>
        </w:tc>
        <w:tc>
          <w:tcPr>
            <w:tcW w:w="7266" w:type="dxa"/>
            <w:gridSpan w:val="3"/>
          </w:tcPr>
          <w:p w14:paraId="00D98E61" w14:textId="109BC631" w:rsidR="4A67170F" w:rsidRDefault="4A67170F" w:rsidP="00E463B0">
            <w:pPr>
              <w:keepNext/>
              <w:keepLines/>
              <w:ind w:firstLine="0"/>
            </w:pPr>
            <w:r w:rsidRPr="19461C20">
              <w:t>The User clicks the "Sign out" button on the navigation bar.</w:t>
            </w:r>
          </w:p>
        </w:tc>
      </w:tr>
      <w:tr w:rsidR="19461C20" w14:paraId="3E6A9B6F" w14:textId="77777777" w:rsidTr="000D5B76">
        <w:trPr>
          <w:trHeight w:val="20"/>
          <w:tblHeader w:val="0"/>
        </w:trPr>
        <w:tc>
          <w:tcPr>
            <w:tcW w:w="2352" w:type="dxa"/>
          </w:tcPr>
          <w:p w14:paraId="73C466C4" w14:textId="7898CAD3" w:rsidR="19461C20" w:rsidRDefault="19461C20" w:rsidP="00E463B0">
            <w:pPr>
              <w:keepNext/>
              <w:keepLines/>
              <w:ind w:firstLine="0"/>
              <w:jc w:val="center"/>
            </w:pPr>
            <w:r w:rsidRPr="19461C20">
              <w:rPr>
                <w:lang w:val="vi"/>
              </w:rPr>
              <w:t>Preconditions:</w:t>
            </w:r>
          </w:p>
        </w:tc>
        <w:tc>
          <w:tcPr>
            <w:tcW w:w="7266" w:type="dxa"/>
            <w:gridSpan w:val="3"/>
          </w:tcPr>
          <w:p w14:paraId="3C05A6E3" w14:textId="18A24552" w:rsidR="19461C20" w:rsidRPr="004052A4" w:rsidRDefault="19461C20" w:rsidP="00E463B0">
            <w:pPr>
              <w:pStyle w:val="ListBullet"/>
            </w:pPr>
            <w:r w:rsidRPr="004052A4">
              <w:t xml:space="preserve">PRE-1: </w:t>
            </w:r>
            <w:r w:rsidR="144FAF48" w:rsidRPr="004052A4">
              <w:t>The User is currently logged into the system.</w:t>
            </w:r>
          </w:p>
        </w:tc>
      </w:tr>
      <w:tr w:rsidR="19461C20" w14:paraId="6D02BAC5" w14:textId="77777777" w:rsidTr="000D5B76">
        <w:trPr>
          <w:trHeight w:val="23"/>
          <w:tblHeader w:val="0"/>
        </w:trPr>
        <w:tc>
          <w:tcPr>
            <w:tcW w:w="2352" w:type="dxa"/>
          </w:tcPr>
          <w:p w14:paraId="2A4064D9" w14:textId="2FF280F7" w:rsidR="19461C20" w:rsidRDefault="19461C20" w:rsidP="00E463B0">
            <w:pPr>
              <w:keepNext/>
              <w:keepLines/>
              <w:ind w:firstLine="0"/>
              <w:jc w:val="center"/>
            </w:pPr>
            <w:r w:rsidRPr="19461C20">
              <w:rPr>
                <w:lang w:val="vi"/>
              </w:rPr>
              <w:t>Postconditions:</w:t>
            </w:r>
          </w:p>
        </w:tc>
        <w:tc>
          <w:tcPr>
            <w:tcW w:w="7266" w:type="dxa"/>
            <w:gridSpan w:val="3"/>
          </w:tcPr>
          <w:p w14:paraId="4DD734BD" w14:textId="42F40DB8" w:rsidR="00EA4FCC" w:rsidRDefault="00EA4FCC" w:rsidP="00E463B0">
            <w:pPr>
              <w:pStyle w:val="ListBullet"/>
            </w:pPr>
            <w:r>
              <w:t>POST-1: The User's session is terminated.</w:t>
            </w:r>
          </w:p>
          <w:p w14:paraId="5BC1BD0A" w14:textId="541D0C89" w:rsidR="1D268552" w:rsidRDefault="00EA4FCC" w:rsidP="00E463B0">
            <w:pPr>
              <w:pStyle w:val="ListBullet"/>
            </w:pPr>
            <w:r>
              <w:t>POST-2: The system redirects the User back to the Login screen.</w:t>
            </w:r>
          </w:p>
        </w:tc>
      </w:tr>
      <w:tr w:rsidR="19461C20" w14:paraId="68936169" w14:textId="77777777" w:rsidTr="000D5B76">
        <w:trPr>
          <w:trHeight w:val="20"/>
          <w:tblHeader w:val="0"/>
        </w:trPr>
        <w:tc>
          <w:tcPr>
            <w:tcW w:w="2352" w:type="dxa"/>
          </w:tcPr>
          <w:p w14:paraId="6EAE1537" w14:textId="361697F5" w:rsidR="19461C20" w:rsidRDefault="00C27AA7" w:rsidP="00E463B0">
            <w:pPr>
              <w:keepNext/>
              <w:keepLines/>
              <w:ind w:firstLine="0"/>
              <w:jc w:val="center"/>
            </w:pPr>
            <w:r w:rsidRPr="19461C20">
              <w:rPr>
                <w:lang w:val="vi"/>
              </w:rPr>
              <w:t>Normal Flow:</w:t>
            </w:r>
          </w:p>
        </w:tc>
        <w:tc>
          <w:tcPr>
            <w:tcW w:w="7266" w:type="dxa"/>
            <w:gridSpan w:val="3"/>
          </w:tcPr>
          <w:p w14:paraId="6FD90ED6" w14:textId="77777777" w:rsidR="00C27AA7" w:rsidRPr="002F36CD" w:rsidRDefault="00C27AA7" w:rsidP="00E463B0">
            <w:pPr>
              <w:pStyle w:val="ListParagraph"/>
              <w:numPr>
                <w:ilvl w:val="0"/>
                <w:numId w:val="29"/>
              </w:numPr>
            </w:pPr>
            <w:r w:rsidRPr="002F36CD">
              <w:t>The User clicks the "Sign out" option from the user menu.</w:t>
            </w:r>
          </w:p>
          <w:p w14:paraId="751B2445" w14:textId="77777777" w:rsidR="00C27AA7" w:rsidRPr="002F36CD" w:rsidRDefault="00C27AA7" w:rsidP="00E463B0">
            <w:pPr>
              <w:pStyle w:val="ListParagraph"/>
              <w:numPr>
                <w:ilvl w:val="0"/>
                <w:numId w:val="29"/>
              </w:numPr>
            </w:pPr>
            <w:r w:rsidRPr="002F36CD">
              <w:t>The system processes the logout request.</w:t>
            </w:r>
          </w:p>
          <w:p w14:paraId="2D4B6713" w14:textId="77777777" w:rsidR="00C27AA7" w:rsidRPr="002F36CD" w:rsidRDefault="00C27AA7" w:rsidP="00E463B0">
            <w:pPr>
              <w:pStyle w:val="ListParagraph"/>
              <w:numPr>
                <w:ilvl w:val="0"/>
                <w:numId w:val="29"/>
              </w:numPr>
            </w:pPr>
            <w:r w:rsidRPr="002F36CD">
              <w:t>The system invalidates the current session token.</w:t>
            </w:r>
          </w:p>
          <w:p w14:paraId="3FAA4A0F" w14:textId="40BE0F0E" w:rsidR="5A914CC8" w:rsidRPr="002721F7" w:rsidRDefault="00C27AA7" w:rsidP="00E463B0">
            <w:pPr>
              <w:pStyle w:val="ListParagraph"/>
              <w:numPr>
                <w:ilvl w:val="0"/>
                <w:numId w:val="29"/>
              </w:numPr>
            </w:pPr>
            <w:r w:rsidRPr="002F36CD">
              <w:t>The system redirects the User to the Login page.</w:t>
            </w:r>
          </w:p>
        </w:tc>
      </w:tr>
      <w:tr w:rsidR="19461C20" w14:paraId="6503AA5C" w14:textId="77777777" w:rsidTr="000D5B76">
        <w:trPr>
          <w:trHeight w:val="20"/>
          <w:tblHeader w:val="0"/>
        </w:trPr>
        <w:tc>
          <w:tcPr>
            <w:tcW w:w="2352" w:type="dxa"/>
          </w:tcPr>
          <w:p w14:paraId="31038FCE" w14:textId="59F33ADB" w:rsidR="19461C20" w:rsidRDefault="19461C20" w:rsidP="00E463B0">
            <w:pPr>
              <w:keepNext/>
              <w:keepLines/>
              <w:ind w:firstLine="0"/>
              <w:jc w:val="center"/>
            </w:pPr>
            <w:r w:rsidRPr="19461C20">
              <w:rPr>
                <w:lang w:val="vi"/>
              </w:rPr>
              <w:t>Alternative Flows:</w:t>
            </w:r>
          </w:p>
        </w:tc>
        <w:tc>
          <w:tcPr>
            <w:tcW w:w="7266" w:type="dxa"/>
            <w:gridSpan w:val="3"/>
          </w:tcPr>
          <w:p w14:paraId="49BF4052" w14:textId="56836F0C" w:rsidR="5E5FF631" w:rsidRDefault="5E5FF631" w:rsidP="00E463B0">
            <w:pPr>
              <w:keepNext/>
              <w:keepLines/>
              <w:ind w:firstLine="0"/>
            </w:pPr>
            <w:r w:rsidRPr="19461C20">
              <w:rPr>
                <w:lang w:val="vi"/>
              </w:rPr>
              <w:t>None.</w:t>
            </w:r>
          </w:p>
        </w:tc>
      </w:tr>
    </w:tbl>
    <w:p w14:paraId="269AC169" w14:textId="77777777" w:rsidR="007F2B87" w:rsidRDefault="007F2B87" w:rsidP="00E463B0">
      <w:pPr>
        <w:ind w:firstLine="0"/>
        <w:jc w:val="left"/>
        <w:rPr>
          <w:b/>
          <w:bCs/>
          <w:i/>
          <w:iCs/>
          <w:szCs w:val="20"/>
        </w:rPr>
      </w:pPr>
      <w:r>
        <w:rPr>
          <w:i/>
          <w:iCs/>
        </w:rPr>
        <w:br w:type="page"/>
      </w:r>
    </w:p>
    <w:p w14:paraId="252A79CB" w14:textId="3C20EB2F" w:rsidR="00122BB3" w:rsidRPr="00122BB3" w:rsidRDefault="00122BB3" w:rsidP="004608B6">
      <w:pPr>
        <w:pStyle w:val="Caption"/>
      </w:pPr>
      <w:bookmarkStart w:id="155" w:name="_Toc219315564"/>
      <w:r w:rsidRPr="00122BB3">
        <w:lastRenderedPageBreak/>
        <w:t xml:space="preserve">Table </w:t>
      </w:r>
      <w:r>
        <w:fldChar w:fldCharType="begin"/>
      </w:r>
      <w:r>
        <w:instrText>STYLEREF 2 \s</w:instrText>
      </w:r>
      <w:r>
        <w:fldChar w:fldCharType="separate"/>
      </w:r>
      <w:r w:rsidR="00FE47B3">
        <w:rPr>
          <w:noProof/>
          <w:cs/>
        </w:rPr>
        <w:t>‎</w:t>
      </w:r>
      <w:r w:rsidR="00FE47B3">
        <w:rPr>
          <w:noProof/>
        </w:rPr>
        <w:t>2.4</w:t>
      </w:r>
      <w:r>
        <w:fldChar w:fldCharType="end"/>
      </w:r>
      <w:r w:rsidR="002947CC">
        <w:noBreakHyphen/>
      </w:r>
      <w:r>
        <w:fldChar w:fldCharType="begin"/>
      </w:r>
      <w:r>
        <w:instrText>SEQ Table \* ARABIC \s 2</w:instrText>
      </w:r>
      <w:r>
        <w:fldChar w:fldCharType="separate"/>
      </w:r>
      <w:r w:rsidR="00FE47B3">
        <w:rPr>
          <w:noProof/>
        </w:rPr>
        <w:t>3</w:t>
      </w:r>
      <w:r>
        <w:fldChar w:fldCharType="end"/>
      </w:r>
      <w:r w:rsidRPr="00122BB3">
        <w:t>: UC-03 Search for products</w:t>
      </w:r>
      <w:bookmarkEnd w:id="155"/>
    </w:p>
    <w:tbl>
      <w:tblPr>
        <w:tblW w:w="5000" w:type="pct"/>
        <w:tblLook w:val="04A0" w:firstRow="1" w:lastRow="0" w:firstColumn="1" w:lastColumn="0" w:noHBand="0" w:noVBand="1"/>
      </w:tblPr>
      <w:tblGrid>
        <w:gridCol w:w="2427"/>
        <w:gridCol w:w="2243"/>
        <w:gridCol w:w="2476"/>
        <w:gridCol w:w="2472"/>
      </w:tblGrid>
      <w:tr w:rsidR="101503D3" w14:paraId="7E81C99F" w14:textId="77777777" w:rsidTr="000D5B76">
        <w:trPr>
          <w:trHeight w:val="345"/>
          <w:tblHeader/>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ECE1"/>
            <w:tcMar>
              <w:top w:w="23" w:type="dxa"/>
              <w:left w:w="120" w:type="dxa"/>
              <w:bottom w:w="23" w:type="dxa"/>
              <w:right w:w="120" w:type="dxa"/>
            </w:tcMar>
            <w:vAlign w:val="center"/>
          </w:tcPr>
          <w:p w14:paraId="4115A6C1" w14:textId="00C0DEB1" w:rsidR="101503D3" w:rsidRPr="000D5B76" w:rsidRDefault="101503D3" w:rsidP="00E463B0">
            <w:pPr>
              <w:keepNext/>
              <w:keepLines/>
              <w:ind w:firstLine="0"/>
              <w:jc w:val="center"/>
              <w:rPr>
                <w:b/>
                <w:bCs/>
              </w:rPr>
            </w:pPr>
            <w:r w:rsidRPr="000D5B76">
              <w:rPr>
                <w:b/>
                <w:bCs/>
                <w:lang w:val="vi"/>
              </w:rPr>
              <w:t>ID and Name:</w:t>
            </w:r>
          </w:p>
        </w:tc>
        <w:tc>
          <w:tcPr>
            <w:tcW w:w="3738"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ECE1"/>
            <w:tcMar>
              <w:top w:w="23" w:type="dxa"/>
              <w:left w:w="120" w:type="dxa"/>
              <w:bottom w:w="23" w:type="dxa"/>
              <w:right w:w="120" w:type="dxa"/>
            </w:tcMar>
            <w:vAlign w:val="center"/>
          </w:tcPr>
          <w:p w14:paraId="0D17B35B" w14:textId="0F1ABA47" w:rsidR="56D97132" w:rsidRPr="000D5B76" w:rsidRDefault="56D97132" w:rsidP="00E463B0">
            <w:pPr>
              <w:keepNext/>
              <w:keepLines/>
              <w:jc w:val="center"/>
              <w:rPr>
                <w:b/>
                <w:bCs/>
              </w:rPr>
            </w:pPr>
            <w:r w:rsidRPr="000D5B76">
              <w:rPr>
                <w:b/>
                <w:bCs/>
                <w:szCs w:val="26"/>
                <w:lang w:val="vi"/>
              </w:rPr>
              <w:t>UC-03 Search for products</w:t>
            </w:r>
          </w:p>
        </w:tc>
      </w:tr>
      <w:tr w:rsidR="006B50F3" w14:paraId="1ECFADFA" w14:textId="77777777" w:rsidTr="006B50F3">
        <w:trPr>
          <w:trHeight w:val="345"/>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13901D8E" w14:textId="75B9A237" w:rsidR="006B50F3" w:rsidRDefault="006B50F3" w:rsidP="00E463B0">
            <w:pPr>
              <w:keepNext/>
              <w:keepLines/>
              <w:ind w:firstLine="0"/>
              <w:jc w:val="center"/>
            </w:pPr>
            <w:r w:rsidRPr="101503D3">
              <w:rPr>
                <w:lang w:val="vi"/>
              </w:rPr>
              <w:t>Created By:</w:t>
            </w:r>
          </w:p>
        </w:tc>
        <w:tc>
          <w:tcPr>
            <w:tcW w:w="3738"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35A58927" w14:textId="30221B5C" w:rsidR="006B50F3" w:rsidRDefault="006B50F3" w:rsidP="00E463B0">
            <w:pPr>
              <w:keepNext/>
              <w:keepLines/>
              <w:jc w:val="center"/>
            </w:pPr>
            <w:r w:rsidRPr="00B30C74">
              <w:t>Group 2</w:t>
            </w:r>
          </w:p>
        </w:tc>
      </w:tr>
      <w:tr w:rsidR="101503D3" w14:paraId="31CB8D98" w14:textId="77777777" w:rsidTr="000D5B76">
        <w:trPr>
          <w:trHeight w:val="345"/>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0EAF4EF2" w14:textId="03E19CC4" w:rsidR="101503D3" w:rsidRDefault="101503D3" w:rsidP="00E463B0">
            <w:pPr>
              <w:keepNext/>
              <w:keepLines/>
              <w:ind w:firstLine="0"/>
              <w:jc w:val="center"/>
            </w:pPr>
            <w:r w:rsidRPr="101503D3">
              <w:rPr>
                <w:lang w:val="vi"/>
              </w:rPr>
              <w:t>Primary Actor:</w:t>
            </w:r>
          </w:p>
        </w:tc>
        <w:tc>
          <w:tcPr>
            <w:tcW w:w="1166"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40098F96" w14:textId="701E2047" w:rsidR="101503D3" w:rsidRDefault="101503D3" w:rsidP="00E463B0">
            <w:pPr>
              <w:keepNext/>
              <w:keepLines/>
              <w:ind w:firstLine="0"/>
              <w:jc w:val="left"/>
            </w:pPr>
            <w:r w:rsidRPr="101503D3">
              <w:rPr>
                <w:lang w:val="vi"/>
              </w:rPr>
              <w:t>Sales Staff</w:t>
            </w:r>
          </w:p>
        </w:tc>
        <w:tc>
          <w:tcPr>
            <w:tcW w:w="1287"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0D71EADA" w14:textId="6C78BCFF" w:rsidR="496AE647" w:rsidRDefault="496AE647" w:rsidP="00E463B0">
            <w:pPr>
              <w:keepNext/>
              <w:keepLines/>
              <w:ind w:firstLine="0"/>
              <w:jc w:val="left"/>
              <w:rPr>
                <w:lang w:val="vi"/>
              </w:rPr>
            </w:pPr>
            <w:r w:rsidRPr="101503D3">
              <w:rPr>
                <w:lang w:val="vi"/>
              </w:rPr>
              <w:t>Admin</w:t>
            </w:r>
          </w:p>
        </w:tc>
        <w:tc>
          <w:tcPr>
            <w:tcW w:w="1285"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5A92B86F" w14:textId="6F39407B" w:rsidR="101503D3" w:rsidRDefault="101503D3" w:rsidP="00E463B0">
            <w:pPr>
              <w:keepNext/>
              <w:keepLines/>
              <w:ind w:firstLine="0"/>
              <w:jc w:val="left"/>
              <w:rPr>
                <w:lang w:val="vi"/>
              </w:rPr>
            </w:pPr>
          </w:p>
        </w:tc>
      </w:tr>
      <w:tr w:rsidR="101503D3" w14:paraId="40063D14" w14:textId="77777777" w:rsidTr="000D5B76">
        <w:trPr>
          <w:trHeight w:val="1005"/>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78597D11" w14:textId="2844BB0D" w:rsidR="101503D3" w:rsidRDefault="101503D3" w:rsidP="00E463B0">
            <w:pPr>
              <w:keepNext/>
              <w:keepLines/>
              <w:ind w:firstLine="0"/>
              <w:jc w:val="center"/>
            </w:pPr>
            <w:r w:rsidRPr="101503D3">
              <w:rPr>
                <w:lang w:val="vi"/>
              </w:rPr>
              <w:t>Description:</w:t>
            </w:r>
          </w:p>
        </w:tc>
        <w:tc>
          <w:tcPr>
            <w:tcW w:w="3738"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3471F32C" w14:textId="0D139415" w:rsidR="101503D3" w:rsidRDefault="101503D3" w:rsidP="00E463B0">
            <w:pPr>
              <w:keepNext/>
              <w:keepLines/>
              <w:ind w:firstLine="0"/>
            </w:pPr>
            <w:r w:rsidRPr="458DF024">
              <w:rPr>
                <w:lang w:val="vi"/>
              </w:rPr>
              <w:t xml:space="preserve">The </w:t>
            </w:r>
            <w:r w:rsidR="4C4031C8" w:rsidRPr="458DF024">
              <w:t>Sales Staff views the product list to check product details such as price and current stock levels to assist customers during sales consultation</w:t>
            </w:r>
            <w:r w:rsidRPr="458DF024">
              <w:rPr>
                <w:lang w:val="vi"/>
              </w:rPr>
              <w:t>.</w:t>
            </w:r>
          </w:p>
        </w:tc>
      </w:tr>
      <w:tr w:rsidR="101503D3" w14:paraId="74A0CA09" w14:textId="77777777" w:rsidTr="000D5B76">
        <w:trPr>
          <w:trHeight w:val="345"/>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5F0926B0" w14:textId="226AF534" w:rsidR="101503D3" w:rsidRDefault="101503D3" w:rsidP="00E463B0">
            <w:pPr>
              <w:keepNext/>
              <w:keepLines/>
              <w:ind w:firstLine="0"/>
              <w:jc w:val="center"/>
            </w:pPr>
            <w:r w:rsidRPr="101503D3">
              <w:rPr>
                <w:lang w:val="vi"/>
              </w:rPr>
              <w:t>Trigger:</w:t>
            </w:r>
          </w:p>
        </w:tc>
        <w:tc>
          <w:tcPr>
            <w:tcW w:w="3738"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0192C906" w14:textId="5810052E" w:rsidR="101503D3" w:rsidRDefault="101503D3" w:rsidP="00E463B0">
            <w:pPr>
              <w:keepNext/>
              <w:keepLines/>
              <w:ind w:firstLine="0"/>
            </w:pPr>
            <w:r>
              <w:t xml:space="preserve">The User </w:t>
            </w:r>
            <w:r w:rsidR="58BC05E5" w:rsidRPr="458DF024">
              <w:rPr>
                <w:szCs w:val="26"/>
              </w:rPr>
              <w:t>selects the "Products" menu from the side</w:t>
            </w:r>
            <w:r>
              <w:t>bar.</w:t>
            </w:r>
          </w:p>
        </w:tc>
      </w:tr>
      <w:tr w:rsidR="101503D3" w14:paraId="6019F05A" w14:textId="77777777" w:rsidTr="000D5B76">
        <w:trPr>
          <w:trHeight w:val="385"/>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2BEDCB5C" w14:textId="7898CAD3" w:rsidR="101503D3" w:rsidRDefault="101503D3" w:rsidP="00E463B0">
            <w:pPr>
              <w:keepNext/>
              <w:keepLines/>
              <w:ind w:firstLine="0"/>
              <w:jc w:val="center"/>
            </w:pPr>
            <w:r w:rsidRPr="101503D3">
              <w:rPr>
                <w:lang w:val="vi"/>
              </w:rPr>
              <w:t>Preconditions:</w:t>
            </w:r>
          </w:p>
        </w:tc>
        <w:tc>
          <w:tcPr>
            <w:tcW w:w="3738"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67B2CC50" w14:textId="7C7F7F1D" w:rsidR="101503D3" w:rsidRDefault="101503D3" w:rsidP="00E463B0">
            <w:pPr>
              <w:pStyle w:val="ListBullet"/>
            </w:pPr>
            <w:r w:rsidRPr="101503D3">
              <w:t xml:space="preserve">PRE-1: The User is logged </w:t>
            </w:r>
            <w:r w:rsidR="511F6335" w:rsidRPr="458DF024">
              <w:t>in with valid permissions.</w:t>
            </w:r>
          </w:p>
          <w:p w14:paraId="3186ED34" w14:textId="53675CA1" w:rsidR="101503D3" w:rsidRDefault="511F6335" w:rsidP="00E463B0">
            <w:pPr>
              <w:pStyle w:val="ListBullet"/>
            </w:pPr>
            <w:r w:rsidRPr="331EA039">
              <w:t>PRE-2: Products exist in the system database.</w:t>
            </w:r>
          </w:p>
        </w:tc>
      </w:tr>
      <w:tr w:rsidR="101503D3" w14:paraId="3010FF96" w14:textId="77777777" w:rsidTr="000D5B76">
        <w:trPr>
          <w:trHeight w:val="583"/>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2DEFE389" w14:textId="2FF280F7" w:rsidR="101503D3" w:rsidRDefault="101503D3" w:rsidP="00E463B0">
            <w:pPr>
              <w:keepNext/>
              <w:keepLines/>
              <w:ind w:firstLine="0"/>
              <w:jc w:val="center"/>
            </w:pPr>
            <w:r w:rsidRPr="101503D3">
              <w:rPr>
                <w:lang w:val="vi"/>
              </w:rPr>
              <w:t>Postconditions:</w:t>
            </w:r>
          </w:p>
        </w:tc>
        <w:tc>
          <w:tcPr>
            <w:tcW w:w="3738"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3E893E4B" w14:textId="700DB703" w:rsidR="101503D3" w:rsidRDefault="101503D3" w:rsidP="00E463B0">
            <w:pPr>
              <w:pStyle w:val="ListBullet"/>
            </w:pPr>
            <w:r>
              <w:t xml:space="preserve">POST-1: </w:t>
            </w:r>
            <w:r w:rsidR="41473FB1" w:rsidRPr="0DC591CB">
              <w:t>A list of products with real-time stock and price details is displayed to the User.</w:t>
            </w:r>
          </w:p>
        </w:tc>
      </w:tr>
      <w:tr w:rsidR="101503D3" w14:paraId="72878CD2" w14:textId="77777777" w:rsidTr="000D5B76">
        <w:trPr>
          <w:trHeight w:val="226"/>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4260199A" w14:textId="361697F5" w:rsidR="101503D3" w:rsidRDefault="101503D3" w:rsidP="00E463B0">
            <w:pPr>
              <w:keepNext/>
              <w:keepLines/>
              <w:ind w:firstLine="0"/>
              <w:jc w:val="center"/>
            </w:pPr>
            <w:r w:rsidRPr="101503D3">
              <w:rPr>
                <w:lang w:val="vi"/>
              </w:rPr>
              <w:t>Normal Flow:</w:t>
            </w:r>
          </w:p>
        </w:tc>
        <w:tc>
          <w:tcPr>
            <w:tcW w:w="3738"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65EE2CF8" w14:textId="43AA27E2" w:rsidR="101503D3" w:rsidRDefault="171CBC5F" w:rsidP="00E463B0">
            <w:pPr>
              <w:pStyle w:val="ListParagraph"/>
              <w:numPr>
                <w:ilvl w:val="0"/>
                <w:numId w:val="13"/>
              </w:numPr>
              <w:rPr>
                <w:szCs w:val="26"/>
              </w:rPr>
            </w:pPr>
            <w:r w:rsidRPr="3499E0E8">
              <w:t xml:space="preserve"> The User clicks on the "Products" menu.</w:t>
            </w:r>
          </w:p>
          <w:p w14:paraId="22DCE769" w14:textId="59D35434" w:rsidR="101503D3" w:rsidRDefault="171CBC5F" w:rsidP="00E463B0">
            <w:pPr>
              <w:pStyle w:val="ListParagraph"/>
              <w:numPr>
                <w:ilvl w:val="0"/>
                <w:numId w:val="13"/>
              </w:numPr>
            </w:pPr>
            <w:r w:rsidRPr="3499E0E8">
              <w:t xml:space="preserve"> The system queries the database for all active products.</w:t>
            </w:r>
          </w:p>
          <w:p w14:paraId="057ACE9B" w14:textId="1A6944DA" w:rsidR="101503D3" w:rsidRDefault="171CBC5F" w:rsidP="00E463B0">
            <w:pPr>
              <w:pStyle w:val="ListParagraph"/>
              <w:numPr>
                <w:ilvl w:val="0"/>
                <w:numId w:val="13"/>
              </w:numPr>
            </w:pPr>
            <w:r w:rsidRPr="4D2F6721">
              <w:t xml:space="preserve"> The system displays a table containing Product Name, Category, Price, and Stock Quantity.</w:t>
            </w:r>
          </w:p>
          <w:p w14:paraId="14B90718" w14:textId="7946783C" w:rsidR="101503D3" w:rsidRDefault="171CBC5F" w:rsidP="00E463B0">
            <w:pPr>
              <w:pStyle w:val="ListParagraph"/>
              <w:numPr>
                <w:ilvl w:val="0"/>
                <w:numId w:val="13"/>
              </w:numPr>
            </w:pPr>
            <w:r w:rsidRPr="4D2F6721">
              <w:t xml:space="preserve"> The User uses the search bar to find a specific item (optional).</w:t>
            </w:r>
          </w:p>
          <w:p w14:paraId="3FFB84BA" w14:textId="2EDF522F" w:rsidR="101503D3" w:rsidRDefault="171CBC5F" w:rsidP="00E463B0">
            <w:pPr>
              <w:pStyle w:val="ListParagraph"/>
              <w:numPr>
                <w:ilvl w:val="0"/>
                <w:numId w:val="13"/>
              </w:numPr>
            </w:pPr>
            <w:r w:rsidRPr="4D2F6721">
              <w:t xml:space="preserve"> The system filters and displays the matching results.</w:t>
            </w:r>
          </w:p>
        </w:tc>
      </w:tr>
      <w:tr w:rsidR="101503D3" w14:paraId="0224FD28" w14:textId="77777777" w:rsidTr="000D5B76">
        <w:trPr>
          <w:trHeight w:val="792"/>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5F92429A" w14:textId="59F33ADB" w:rsidR="101503D3" w:rsidRDefault="101503D3" w:rsidP="00E463B0">
            <w:pPr>
              <w:keepNext/>
              <w:keepLines/>
              <w:ind w:firstLine="0"/>
              <w:jc w:val="center"/>
            </w:pPr>
            <w:r w:rsidRPr="101503D3">
              <w:rPr>
                <w:lang w:val="vi"/>
              </w:rPr>
              <w:t>Alternative Flows:</w:t>
            </w:r>
          </w:p>
        </w:tc>
        <w:tc>
          <w:tcPr>
            <w:tcW w:w="3738"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3CF21E4F" w14:textId="06198698" w:rsidR="101503D3" w:rsidRDefault="50E1DC14" w:rsidP="00E463B0">
            <w:pPr>
              <w:pStyle w:val="ListParagraph"/>
              <w:numPr>
                <w:ilvl w:val="0"/>
                <w:numId w:val="12"/>
              </w:numPr>
            </w:pPr>
            <w:r w:rsidRPr="1E5621FB">
              <w:t>The User searches for a keyword that does not exist.</w:t>
            </w:r>
          </w:p>
          <w:p w14:paraId="545A37D9" w14:textId="3CF7ED37" w:rsidR="101503D3" w:rsidRDefault="50E1DC14" w:rsidP="00E463B0">
            <w:pPr>
              <w:pStyle w:val="ListParagraph"/>
              <w:numPr>
                <w:ilvl w:val="0"/>
                <w:numId w:val="12"/>
              </w:numPr>
            </w:pPr>
            <w:r w:rsidRPr="1E5621FB">
              <w:t>The system displays a message "No matching records found".</w:t>
            </w:r>
          </w:p>
        </w:tc>
      </w:tr>
    </w:tbl>
    <w:p w14:paraId="37BE28EB" w14:textId="77777777" w:rsidR="000915B1" w:rsidRDefault="000915B1" w:rsidP="00E463B0">
      <w:pPr>
        <w:ind w:firstLine="0"/>
        <w:jc w:val="left"/>
        <w:rPr>
          <w:b/>
          <w:i/>
        </w:rPr>
      </w:pPr>
      <w:r>
        <w:br w:type="page"/>
      </w:r>
    </w:p>
    <w:p w14:paraId="11A575F8" w14:textId="5D73F4B0" w:rsidR="00FA3D75" w:rsidRPr="00300391" w:rsidRDefault="00FA3D75" w:rsidP="004608B6">
      <w:pPr>
        <w:pStyle w:val="Caption"/>
      </w:pPr>
      <w:bookmarkStart w:id="156" w:name="_Toc219315565"/>
      <w:r w:rsidRPr="00300391">
        <w:lastRenderedPageBreak/>
        <w:t xml:space="preserve">Table </w:t>
      </w:r>
      <w:r>
        <w:fldChar w:fldCharType="begin"/>
      </w:r>
      <w:r>
        <w:instrText>STYLEREF 2 \s</w:instrText>
      </w:r>
      <w:r>
        <w:fldChar w:fldCharType="separate"/>
      </w:r>
      <w:r w:rsidR="00FE47B3">
        <w:rPr>
          <w:noProof/>
          <w:cs/>
        </w:rPr>
        <w:t>‎</w:t>
      </w:r>
      <w:r w:rsidR="00FE47B3">
        <w:rPr>
          <w:noProof/>
        </w:rPr>
        <w:t>2.4</w:t>
      </w:r>
      <w:r>
        <w:fldChar w:fldCharType="end"/>
      </w:r>
      <w:r w:rsidR="002947CC">
        <w:noBreakHyphen/>
      </w:r>
      <w:r>
        <w:fldChar w:fldCharType="begin"/>
      </w:r>
      <w:r>
        <w:instrText>SEQ Table \* ARABIC \s 2</w:instrText>
      </w:r>
      <w:r>
        <w:fldChar w:fldCharType="separate"/>
      </w:r>
      <w:r w:rsidR="00FE47B3">
        <w:rPr>
          <w:noProof/>
        </w:rPr>
        <w:t>4</w:t>
      </w:r>
      <w:r>
        <w:fldChar w:fldCharType="end"/>
      </w:r>
      <w:r w:rsidRPr="00300391">
        <w:t>: UC-04 Invoice management</w:t>
      </w:r>
      <w:bookmarkEnd w:id="156"/>
    </w:p>
    <w:tbl>
      <w:tblPr>
        <w:tblW w:w="5000" w:type="pct"/>
        <w:tblLook w:val="04A0" w:firstRow="1" w:lastRow="0" w:firstColumn="1" w:lastColumn="0" w:noHBand="0" w:noVBand="1"/>
      </w:tblPr>
      <w:tblGrid>
        <w:gridCol w:w="2427"/>
        <w:gridCol w:w="2243"/>
        <w:gridCol w:w="2476"/>
        <w:gridCol w:w="2472"/>
      </w:tblGrid>
      <w:tr w:rsidR="1E5621FB" w14:paraId="53F7F583" w14:textId="77777777" w:rsidTr="000D5B76">
        <w:trPr>
          <w:trHeight w:val="345"/>
          <w:tblHeader/>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ECE1"/>
            <w:tcMar>
              <w:top w:w="23" w:type="dxa"/>
              <w:left w:w="120" w:type="dxa"/>
              <w:bottom w:w="23" w:type="dxa"/>
              <w:right w:w="120" w:type="dxa"/>
            </w:tcMar>
            <w:vAlign w:val="center"/>
          </w:tcPr>
          <w:p w14:paraId="5CE4CC10" w14:textId="00C0DEB1" w:rsidR="1E5621FB" w:rsidRPr="000D5B76" w:rsidRDefault="1E5621FB" w:rsidP="00E463B0">
            <w:pPr>
              <w:ind w:firstLine="0"/>
              <w:jc w:val="center"/>
              <w:rPr>
                <w:b/>
                <w:bCs/>
              </w:rPr>
            </w:pPr>
            <w:r w:rsidRPr="000D5B76">
              <w:rPr>
                <w:b/>
                <w:bCs/>
                <w:lang w:val="vi"/>
              </w:rPr>
              <w:t>ID and Name:</w:t>
            </w:r>
          </w:p>
        </w:tc>
        <w:tc>
          <w:tcPr>
            <w:tcW w:w="3738"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ECE1"/>
            <w:tcMar>
              <w:top w:w="23" w:type="dxa"/>
              <w:left w:w="120" w:type="dxa"/>
              <w:bottom w:w="23" w:type="dxa"/>
              <w:right w:w="120" w:type="dxa"/>
            </w:tcMar>
            <w:vAlign w:val="center"/>
          </w:tcPr>
          <w:p w14:paraId="7DB82C09" w14:textId="7B055EB0" w:rsidR="1E5621FB" w:rsidRPr="000D5B76" w:rsidRDefault="21189251" w:rsidP="00E463B0">
            <w:pPr>
              <w:jc w:val="center"/>
              <w:rPr>
                <w:b/>
                <w:bCs/>
              </w:rPr>
            </w:pPr>
            <w:r w:rsidRPr="000D5B76">
              <w:rPr>
                <w:b/>
                <w:bCs/>
                <w:szCs w:val="26"/>
                <w:lang w:val="vi"/>
              </w:rPr>
              <w:t>UC-04 Invoice management</w:t>
            </w:r>
          </w:p>
        </w:tc>
      </w:tr>
      <w:tr w:rsidR="006B50F3" w14:paraId="7C40B442" w14:textId="77777777" w:rsidTr="006B50F3">
        <w:trPr>
          <w:trHeight w:val="345"/>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66319B87" w14:textId="75B9A237" w:rsidR="006B50F3" w:rsidRDefault="006B50F3" w:rsidP="00E463B0">
            <w:pPr>
              <w:ind w:firstLine="0"/>
              <w:jc w:val="center"/>
            </w:pPr>
            <w:r w:rsidRPr="1E5621FB">
              <w:rPr>
                <w:lang w:val="vi"/>
              </w:rPr>
              <w:t>Created By:</w:t>
            </w:r>
          </w:p>
        </w:tc>
        <w:tc>
          <w:tcPr>
            <w:tcW w:w="3738"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066F266F" w14:textId="5226CFBE" w:rsidR="006B50F3" w:rsidRDefault="006B50F3" w:rsidP="00E463B0">
            <w:pPr>
              <w:jc w:val="center"/>
            </w:pPr>
            <w:r w:rsidRPr="00B30C74">
              <w:t>Group 2</w:t>
            </w:r>
          </w:p>
        </w:tc>
      </w:tr>
      <w:tr w:rsidR="1E5621FB" w14:paraId="478F9564" w14:textId="77777777" w:rsidTr="000D5B76">
        <w:trPr>
          <w:trHeight w:val="345"/>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384B4DA1" w14:textId="03E19CC4" w:rsidR="1E5621FB" w:rsidRDefault="1E5621FB" w:rsidP="00E463B0">
            <w:pPr>
              <w:ind w:firstLine="0"/>
              <w:jc w:val="center"/>
            </w:pPr>
            <w:r w:rsidRPr="1E5621FB">
              <w:rPr>
                <w:lang w:val="vi"/>
              </w:rPr>
              <w:t>Primary Actor:</w:t>
            </w:r>
          </w:p>
        </w:tc>
        <w:tc>
          <w:tcPr>
            <w:tcW w:w="1166"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5F5FE6BB" w14:textId="701E2047" w:rsidR="1E5621FB" w:rsidRDefault="1E5621FB" w:rsidP="00E463B0">
            <w:pPr>
              <w:ind w:firstLine="0"/>
              <w:jc w:val="left"/>
            </w:pPr>
            <w:r w:rsidRPr="1E5621FB">
              <w:rPr>
                <w:lang w:val="vi"/>
              </w:rPr>
              <w:t>Sales Staff</w:t>
            </w:r>
          </w:p>
        </w:tc>
        <w:tc>
          <w:tcPr>
            <w:tcW w:w="1287"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1EEA00B2" w14:textId="6C78BCFF" w:rsidR="1E5621FB" w:rsidRDefault="1E5621FB" w:rsidP="00E463B0">
            <w:pPr>
              <w:ind w:firstLine="0"/>
              <w:jc w:val="left"/>
              <w:rPr>
                <w:lang w:val="vi"/>
              </w:rPr>
            </w:pPr>
            <w:r w:rsidRPr="1E5621FB">
              <w:rPr>
                <w:lang w:val="vi"/>
              </w:rPr>
              <w:t>Admin</w:t>
            </w:r>
          </w:p>
        </w:tc>
        <w:tc>
          <w:tcPr>
            <w:tcW w:w="1285"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5887D3F2" w14:textId="6F39407B" w:rsidR="1E5621FB" w:rsidRDefault="1E5621FB" w:rsidP="00E463B0">
            <w:pPr>
              <w:ind w:firstLine="0"/>
              <w:jc w:val="left"/>
              <w:rPr>
                <w:lang w:val="vi"/>
              </w:rPr>
            </w:pPr>
          </w:p>
        </w:tc>
      </w:tr>
      <w:tr w:rsidR="1E5621FB" w14:paraId="573CB30D" w14:textId="77777777" w:rsidTr="000D5B76">
        <w:trPr>
          <w:trHeight w:val="1005"/>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5A09DFC8" w14:textId="2844BB0D" w:rsidR="1E5621FB" w:rsidRDefault="1E5621FB" w:rsidP="00E463B0">
            <w:pPr>
              <w:ind w:firstLine="0"/>
              <w:jc w:val="center"/>
            </w:pPr>
            <w:r w:rsidRPr="1E5621FB">
              <w:rPr>
                <w:lang w:val="vi"/>
              </w:rPr>
              <w:t>Description:</w:t>
            </w:r>
          </w:p>
        </w:tc>
        <w:tc>
          <w:tcPr>
            <w:tcW w:w="3738"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416DE1EE" w14:textId="59B7AB37" w:rsidR="1E5621FB" w:rsidRDefault="32BD0904" w:rsidP="00E463B0">
            <w:pPr>
              <w:ind w:firstLine="0"/>
            </w:pPr>
            <w:r w:rsidRPr="53155C01">
              <w:rPr>
                <w:lang w:val="vi"/>
              </w:rPr>
              <w:t>The Sales Staff creates a new invoice to record a sales transaction. This process involves selecting customers, adding products, and saving the transaction.</w:t>
            </w:r>
          </w:p>
        </w:tc>
      </w:tr>
      <w:tr w:rsidR="1E5621FB" w14:paraId="1644F219" w14:textId="77777777" w:rsidTr="000D5B76">
        <w:trPr>
          <w:trHeight w:val="345"/>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75B99E9C" w14:textId="226AF534" w:rsidR="1E5621FB" w:rsidRDefault="1E5621FB" w:rsidP="00E463B0">
            <w:pPr>
              <w:ind w:firstLine="0"/>
              <w:jc w:val="center"/>
            </w:pPr>
            <w:r w:rsidRPr="1E5621FB">
              <w:rPr>
                <w:lang w:val="vi"/>
              </w:rPr>
              <w:t>Trigger:</w:t>
            </w:r>
          </w:p>
        </w:tc>
        <w:tc>
          <w:tcPr>
            <w:tcW w:w="3738"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758CA752" w14:textId="5D760902" w:rsidR="1E5621FB" w:rsidRDefault="7F485F72" w:rsidP="00E463B0">
            <w:pPr>
              <w:ind w:firstLine="0"/>
            </w:pPr>
            <w:r w:rsidRPr="53155C01">
              <w:rPr>
                <w:szCs w:val="26"/>
              </w:rPr>
              <w:t>The User selects "Invoices" and clicks the "Create Invoice" button.</w:t>
            </w:r>
          </w:p>
        </w:tc>
      </w:tr>
      <w:tr w:rsidR="1E5621FB" w14:paraId="6A10F0D8" w14:textId="77777777" w:rsidTr="000D5B76">
        <w:trPr>
          <w:trHeight w:val="385"/>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583AB2E6" w14:textId="7898CAD3" w:rsidR="1E5621FB" w:rsidRDefault="1E5621FB" w:rsidP="00E463B0">
            <w:pPr>
              <w:ind w:firstLine="0"/>
              <w:jc w:val="center"/>
            </w:pPr>
            <w:r w:rsidRPr="1E5621FB">
              <w:rPr>
                <w:lang w:val="vi"/>
              </w:rPr>
              <w:t>Preconditions:</w:t>
            </w:r>
          </w:p>
        </w:tc>
        <w:tc>
          <w:tcPr>
            <w:tcW w:w="3738"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63CFBA0D" w14:textId="43B7D763" w:rsidR="1E5621FB" w:rsidRPr="00AB3C1B" w:rsidRDefault="1E5621FB" w:rsidP="00E463B0">
            <w:pPr>
              <w:pStyle w:val="ListBullet"/>
            </w:pPr>
            <w:r w:rsidRPr="00AB3C1B">
              <w:t xml:space="preserve">PRE-1: The User is logged in </w:t>
            </w:r>
            <w:r w:rsidR="1BFE67C8" w:rsidRPr="00AB3C1B">
              <w:t>as Sales Staff or Admin</w:t>
            </w:r>
            <w:r w:rsidRPr="00AB3C1B">
              <w:t>.</w:t>
            </w:r>
          </w:p>
          <w:p w14:paraId="3E6933EB" w14:textId="0C6D79E9" w:rsidR="1E5621FB" w:rsidRPr="00AB3C1B" w:rsidRDefault="1E5621FB" w:rsidP="00E463B0">
            <w:pPr>
              <w:pStyle w:val="ListBullet"/>
            </w:pPr>
            <w:r w:rsidRPr="00AB3C1B">
              <w:t xml:space="preserve">PRE-2: </w:t>
            </w:r>
            <w:r w:rsidR="763E2D3C" w:rsidRPr="00AB3C1B">
              <w:t>The products to be sold must have sufficient stock.</w:t>
            </w:r>
          </w:p>
        </w:tc>
      </w:tr>
      <w:tr w:rsidR="1E5621FB" w14:paraId="4473B82B" w14:textId="77777777" w:rsidTr="000D5B76">
        <w:trPr>
          <w:trHeight w:val="441"/>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707118DB" w14:textId="2FF280F7" w:rsidR="1E5621FB" w:rsidRDefault="1E5621FB" w:rsidP="00E463B0">
            <w:pPr>
              <w:ind w:firstLine="0"/>
              <w:jc w:val="center"/>
            </w:pPr>
            <w:r w:rsidRPr="1E5621FB">
              <w:rPr>
                <w:lang w:val="vi"/>
              </w:rPr>
              <w:t>Postconditions:</w:t>
            </w:r>
          </w:p>
        </w:tc>
        <w:tc>
          <w:tcPr>
            <w:tcW w:w="3738"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44F40A50" w14:textId="792742F3" w:rsidR="1E5621FB" w:rsidRPr="00AB3C1B" w:rsidRDefault="4279F4DD" w:rsidP="00E463B0">
            <w:pPr>
              <w:pStyle w:val="ListBullet"/>
            </w:pPr>
            <w:r w:rsidRPr="00AB3C1B">
              <w:t>POST-1: A new invoice is saved in the system.</w:t>
            </w:r>
          </w:p>
          <w:p w14:paraId="55940D90" w14:textId="4B9B1AAD" w:rsidR="1E5621FB" w:rsidRPr="00AB3C1B" w:rsidRDefault="4279F4DD" w:rsidP="00E463B0">
            <w:pPr>
              <w:pStyle w:val="ListBullet"/>
            </w:pPr>
            <w:r w:rsidRPr="00AB3C1B">
              <w:t>POST-2: The stock quantity of sold items is deducted from the inventory.</w:t>
            </w:r>
          </w:p>
          <w:p w14:paraId="7DD29A4F" w14:textId="352BF033" w:rsidR="1E5621FB" w:rsidRDefault="4279F4DD" w:rsidP="00E463B0">
            <w:pPr>
              <w:pStyle w:val="ListBullet"/>
            </w:pPr>
            <w:r w:rsidRPr="00AB3C1B">
              <w:t>POST-3: Revenue is recorded for the statistical report.</w:t>
            </w:r>
          </w:p>
        </w:tc>
      </w:tr>
      <w:tr w:rsidR="1E5621FB" w14:paraId="5B4A6A15" w14:textId="77777777" w:rsidTr="000D5B76">
        <w:trPr>
          <w:trHeight w:val="3231"/>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67A3C388" w14:textId="361697F5" w:rsidR="1E5621FB" w:rsidRDefault="1E5621FB" w:rsidP="00E463B0">
            <w:pPr>
              <w:ind w:firstLine="0"/>
              <w:jc w:val="center"/>
            </w:pPr>
            <w:r w:rsidRPr="1E5621FB">
              <w:rPr>
                <w:lang w:val="vi"/>
              </w:rPr>
              <w:t>Normal Flow:</w:t>
            </w:r>
          </w:p>
        </w:tc>
        <w:tc>
          <w:tcPr>
            <w:tcW w:w="3738"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1ACEA255" w14:textId="3F643D43" w:rsidR="1E5621FB" w:rsidRPr="00AB3C1B" w:rsidRDefault="29D94C77" w:rsidP="00E463B0">
            <w:pPr>
              <w:pStyle w:val="ListParagraph"/>
              <w:numPr>
                <w:ilvl w:val="0"/>
                <w:numId w:val="30"/>
              </w:numPr>
            </w:pPr>
            <w:r w:rsidRPr="00AB3C1B">
              <w:t xml:space="preserve"> The User accesses the "Create Invoice" screen.</w:t>
            </w:r>
          </w:p>
          <w:p w14:paraId="141D6204" w14:textId="5690A8D3" w:rsidR="1E5621FB" w:rsidRPr="00AB3C1B" w:rsidRDefault="29D94C77" w:rsidP="00E463B0">
            <w:pPr>
              <w:pStyle w:val="ListParagraph"/>
              <w:numPr>
                <w:ilvl w:val="0"/>
                <w:numId w:val="30"/>
              </w:numPr>
            </w:pPr>
            <w:r w:rsidRPr="00AB3C1B">
              <w:t xml:space="preserve"> The User selects a Customer from the list (or chooses "Walk-in Customer").</w:t>
            </w:r>
          </w:p>
          <w:p w14:paraId="06F2A9CA" w14:textId="116EC4BF" w:rsidR="1E5621FB" w:rsidRPr="00AB3C1B" w:rsidRDefault="29D94C77" w:rsidP="00E463B0">
            <w:pPr>
              <w:pStyle w:val="ListParagraph"/>
              <w:numPr>
                <w:ilvl w:val="0"/>
                <w:numId w:val="30"/>
              </w:numPr>
            </w:pPr>
            <w:r w:rsidRPr="00AB3C1B">
              <w:t xml:space="preserve"> The User selects a Product from the dropdown list.</w:t>
            </w:r>
          </w:p>
          <w:p w14:paraId="2434AE20" w14:textId="3608B729" w:rsidR="1E5621FB" w:rsidRPr="00AB3C1B" w:rsidRDefault="29D94C77" w:rsidP="00E463B0">
            <w:pPr>
              <w:pStyle w:val="ListParagraph"/>
              <w:numPr>
                <w:ilvl w:val="0"/>
                <w:numId w:val="30"/>
              </w:numPr>
            </w:pPr>
            <w:r w:rsidRPr="00AB3C1B">
              <w:t xml:space="preserve"> The User enters the Quantity for the item.</w:t>
            </w:r>
          </w:p>
          <w:p w14:paraId="48076385" w14:textId="3B483C4B" w:rsidR="1E5621FB" w:rsidRPr="00AB3C1B" w:rsidRDefault="29D94C77" w:rsidP="00E463B0">
            <w:pPr>
              <w:pStyle w:val="ListParagraph"/>
              <w:numPr>
                <w:ilvl w:val="0"/>
                <w:numId w:val="30"/>
              </w:numPr>
            </w:pPr>
            <w:r w:rsidRPr="00AB3C1B">
              <w:t xml:space="preserve"> The system automatically calculates the Subtotal.</w:t>
            </w:r>
          </w:p>
          <w:p w14:paraId="6CB9A886" w14:textId="6B6BAA82" w:rsidR="1E5621FB" w:rsidRPr="00AB3C1B" w:rsidRDefault="29D94C77" w:rsidP="00E463B0">
            <w:pPr>
              <w:pStyle w:val="ListParagraph"/>
              <w:numPr>
                <w:ilvl w:val="0"/>
                <w:numId w:val="30"/>
              </w:numPr>
            </w:pPr>
            <w:r w:rsidRPr="00AB3C1B">
              <w:t xml:space="preserve"> The User clicks the "Save Invoice" button.</w:t>
            </w:r>
          </w:p>
          <w:p w14:paraId="21AC26BB" w14:textId="41BC431D" w:rsidR="1E5621FB" w:rsidRDefault="29D94C77" w:rsidP="00E463B0">
            <w:pPr>
              <w:pStyle w:val="ListParagraph"/>
              <w:numPr>
                <w:ilvl w:val="0"/>
                <w:numId w:val="30"/>
              </w:numPr>
            </w:pPr>
            <w:r w:rsidRPr="00AB3C1B">
              <w:t>The system saves the transaction and updates inventory.</w:t>
            </w:r>
          </w:p>
        </w:tc>
      </w:tr>
      <w:tr w:rsidR="1E5621FB" w14:paraId="2E305290" w14:textId="77777777" w:rsidTr="000D5B76">
        <w:trPr>
          <w:trHeight w:val="86"/>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5F7B248A" w14:textId="59F33ADB" w:rsidR="1E5621FB" w:rsidRDefault="1E5621FB" w:rsidP="00E463B0">
            <w:pPr>
              <w:ind w:firstLine="0"/>
              <w:jc w:val="center"/>
            </w:pPr>
            <w:r w:rsidRPr="1E5621FB">
              <w:rPr>
                <w:lang w:val="vi"/>
              </w:rPr>
              <w:t>Alternative Flows:</w:t>
            </w:r>
          </w:p>
        </w:tc>
        <w:tc>
          <w:tcPr>
            <w:tcW w:w="3738"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5C94FBE3" w14:textId="6F7F49FF" w:rsidR="1E5621FB" w:rsidRPr="00AB3C1B" w:rsidRDefault="1D135C6D" w:rsidP="00E463B0">
            <w:pPr>
              <w:pStyle w:val="ListParagraph"/>
              <w:numPr>
                <w:ilvl w:val="0"/>
                <w:numId w:val="31"/>
              </w:numPr>
            </w:pPr>
            <w:r w:rsidRPr="00AB3C1B">
              <w:t>The User enters a quantity greater than the current stock.</w:t>
            </w:r>
          </w:p>
          <w:p w14:paraId="5BCDE236" w14:textId="38E2CA8F" w:rsidR="1E5621FB" w:rsidRPr="00AB3C1B" w:rsidRDefault="1D135C6D" w:rsidP="00E463B0">
            <w:pPr>
              <w:pStyle w:val="ListParagraph"/>
              <w:numPr>
                <w:ilvl w:val="0"/>
                <w:numId w:val="31"/>
              </w:numPr>
            </w:pPr>
            <w:r w:rsidRPr="00AB3C1B">
              <w:t xml:space="preserve"> The system displays a warning "Quantity exceeds available stock".</w:t>
            </w:r>
          </w:p>
          <w:p w14:paraId="5CA8AE07" w14:textId="7DFB0D44" w:rsidR="1E5621FB" w:rsidRDefault="1D135C6D" w:rsidP="00E463B0">
            <w:pPr>
              <w:pStyle w:val="ListParagraph"/>
              <w:numPr>
                <w:ilvl w:val="0"/>
                <w:numId w:val="31"/>
              </w:numPr>
            </w:pPr>
            <w:r w:rsidRPr="00AB3C1B">
              <w:t xml:space="preserve"> The User adjusts the quantity.</w:t>
            </w:r>
          </w:p>
        </w:tc>
      </w:tr>
    </w:tbl>
    <w:p w14:paraId="4531D852" w14:textId="77777777" w:rsidR="00A36A12" w:rsidRDefault="00A36A12" w:rsidP="00E463B0">
      <w:r>
        <w:br w:type="page"/>
      </w:r>
    </w:p>
    <w:p w14:paraId="3465927E" w14:textId="03B53C16" w:rsidR="00A36A12" w:rsidRPr="00A36A12" w:rsidRDefault="00A36A12" w:rsidP="004608B6">
      <w:pPr>
        <w:pStyle w:val="Caption"/>
      </w:pPr>
      <w:bookmarkStart w:id="157" w:name="_Toc219315566"/>
      <w:r w:rsidRPr="00A36A12">
        <w:lastRenderedPageBreak/>
        <w:t xml:space="preserve">Table </w:t>
      </w:r>
      <w:r>
        <w:fldChar w:fldCharType="begin"/>
      </w:r>
      <w:r>
        <w:instrText>STYLEREF 2 \s</w:instrText>
      </w:r>
      <w:r>
        <w:fldChar w:fldCharType="separate"/>
      </w:r>
      <w:r w:rsidR="00FE47B3">
        <w:rPr>
          <w:noProof/>
          <w:cs/>
        </w:rPr>
        <w:t>‎</w:t>
      </w:r>
      <w:r w:rsidR="00FE47B3">
        <w:rPr>
          <w:noProof/>
        </w:rPr>
        <w:t>2.4</w:t>
      </w:r>
      <w:r>
        <w:fldChar w:fldCharType="end"/>
      </w:r>
      <w:r w:rsidR="002947CC">
        <w:noBreakHyphen/>
      </w:r>
      <w:r>
        <w:fldChar w:fldCharType="begin"/>
      </w:r>
      <w:r>
        <w:instrText>SEQ Table \* ARABIC \s 2</w:instrText>
      </w:r>
      <w:r>
        <w:fldChar w:fldCharType="separate"/>
      </w:r>
      <w:r w:rsidR="00FE47B3">
        <w:rPr>
          <w:noProof/>
        </w:rPr>
        <w:t>5</w:t>
      </w:r>
      <w:r>
        <w:fldChar w:fldCharType="end"/>
      </w:r>
      <w:r w:rsidRPr="00A36A12">
        <w:t>: UC-05 Customer management</w:t>
      </w:r>
      <w:bookmarkEnd w:id="157"/>
    </w:p>
    <w:tbl>
      <w:tblPr>
        <w:tblW w:w="5000" w:type="pct"/>
        <w:tblLook w:val="04A0" w:firstRow="1" w:lastRow="0" w:firstColumn="1" w:lastColumn="0" w:noHBand="0" w:noVBand="1"/>
      </w:tblPr>
      <w:tblGrid>
        <w:gridCol w:w="2427"/>
        <w:gridCol w:w="2243"/>
        <w:gridCol w:w="2476"/>
        <w:gridCol w:w="2472"/>
      </w:tblGrid>
      <w:tr w:rsidR="794810D0" w14:paraId="70A788E4" w14:textId="77777777" w:rsidTr="00067E1B">
        <w:trPr>
          <w:trHeight w:val="20"/>
          <w:tblHeader/>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ECE1"/>
            <w:tcMar>
              <w:top w:w="23" w:type="dxa"/>
              <w:left w:w="120" w:type="dxa"/>
              <w:bottom w:w="23" w:type="dxa"/>
              <w:right w:w="120" w:type="dxa"/>
            </w:tcMar>
            <w:vAlign w:val="center"/>
          </w:tcPr>
          <w:p w14:paraId="6EE6D709" w14:textId="00C0DEB1" w:rsidR="794810D0" w:rsidRPr="000D5B76" w:rsidRDefault="794810D0" w:rsidP="00E463B0">
            <w:pPr>
              <w:ind w:firstLine="0"/>
              <w:jc w:val="center"/>
              <w:rPr>
                <w:b/>
                <w:bCs/>
              </w:rPr>
            </w:pPr>
            <w:r w:rsidRPr="000D5B76">
              <w:rPr>
                <w:b/>
                <w:bCs/>
                <w:lang w:val="vi"/>
              </w:rPr>
              <w:t>ID and Name:</w:t>
            </w:r>
          </w:p>
        </w:tc>
        <w:tc>
          <w:tcPr>
            <w:tcW w:w="3738"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ECE1"/>
            <w:tcMar>
              <w:top w:w="23" w:type="dxa"/>
              <w:left w:w="120" w:type="dxa"/>
              <w:bottom w:w="23" w:type="dxa"/>
              <w:right w:w="120" w:type="dxa"/>
            </w:tcMar>
            <w:vAlign w:val="center"/>
          </w:tcPr>
          <w:p w14:paraId="46E4DEB7" w14:textId="003E302E" w:rsidR="794810D0" w:rsidRPr="000D5B76" w:rsidRDefault="0C010EC6" w:rsidP="00E463B0">
            <w:pPr>
              <w:jc w:val="center"/>
              <w:rPr>
                <w:b/>
                <w:bCs/>
              </w:rPr>
            </w:pPr>
            <w:r w:rsidRPr="000D5B76">
              <w:rPr>
                <w:b/>
                <w:bCs/>
                <w:szCs w:val="26"/>
                <w:lang w:val="vi"/>
              </w:rPr>
              <w:t>UC-05 Customer management</w:t>
            </w:r>
          </w:p>
        </w:tc>
      </w:tr>
      <w:tr w:rsidR="00D15A54" w14:paraId="7A1FE322" w14:textId="77777777" w:rsidTr="00D15A54">
        <w:trPr>
          <w:trHeight w:val="20"/>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2004BB17" w14:textId="75B9A237" w:rsidR="00D15A54" w:rsidRDefault="00D15A54" w:rsidP="00E463B0">
            <w:pPr>
              <w:ind w:firstLine="0"/>
              <w:jc w:val="center"/>
            </w:pPr>
            <w:r w:rsidRPr="794810D0">
              <w:rPr>
                <w:lang w:val="vi"/>
              </w:rPr>
              <w:t>Created By:</w:t>
            </w:r>
          </w:p>
        </w:tc>
        <w:tc>
          <w:tcPr>
            <w:tcW w:w="3738"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2D52637C" w14:textId="55124D2C" w:rsidR="00D15A54" w:rsidRDefault="00D15A54" w:rsidP="00E463B0">
            <w:pPr>
              <w:jc w:val="center"/>
            </w:pPr>
            <w:r w:rsidRPr="00B30C74">
              <w:t>Group 2</w:t>
            </w:r>
          </w:p>
        </w:tc>
      </w:tr>
      <w:tr w:rsidR="794810D0" w14:paraId="7F503C38" w14:textId="77777777" w:rsidTr="00067E1B">
        <w:trPr>
          <w:trHeight w:val="20"/>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6F804119" w14:textId="03E19CC4" w:rsidR="794810D0" w:rsidRDefault="794810D0" w:rsidP="00E463B0">
            <w:pPr>
              <w:ind w:firstLine="0"/>
              <w:jc w:val="center"/>
            </w:pPr>
            <w:r w:rsidRPr="794810D0">
              <w:rPr>
                <w:lang w:val="vi"/>
              </w:rPr>
              <w:t>Primary Actor:</w:t>
            </w:r>
          </w:p>
        </w:tc>
        <w:tc>
          <w:tcPr>
            <w:tcW w:w="1166"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5DFCF7D4" w14:textId="701E2047" w:rsidR="794810D0" w:rsidRDefault="794810D0" w:rsidP="00E463B0">
            <w:pPr>
              <w:ind w:firstLine="0"/>
              <w:jc w:val="left"/>
            </w:pPr>
            <w:r w:rsidRPr="794810D0">
              <w:rPr>
                <w:lang w:val="vi"/>
              </w:rPr>
              <w:t>Sales Staff</w:t>
            </w:r>
          </w:p>
        </w:tc>
        <w:tc>
          <w:tcPr>
            <w:tcW w:w="1287"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1AFE8AA1" w14:textId="6C78BCFF" w:rsidR="794810D0" w:rsidRDefault="794810D0" w:rsidP="00E463B0">
            <w:pPr>
              <w:ind w:firstLine="0"/>
              <w:jc w:val="left"/>
              <w:rPr>
                <w:lang w:val="vi"/>
              </w:rPr>
            </w:pPr>
            <w:r w:rsidRPr="794810D0">
              <w:rPr>
                <w:lang w:val="vi"/>
              </w:rPr>
              <w:t>Admin</w:t>
            </w:r>
          </w:p>
        </w:tc>
        <w:tc>
          <w:tcPr>
            <w:tcW w:w="1285"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0C48A193" w14:textId="6F39407B" w:rsidR="794810D0" w:rsidRDefault="794810D0" w:rsidP="00E463B0">
            <w:pPr>
              <w:ind w:firstLine="0"/>
              <w:jc w:val="left"/>
              <w:rPr>
                <w:lang w:val="vi"/>
              </w:rPr>
            </w:pPr>
          </w:p>
        </w:tc>
      </w:tr>
      <w:tr w:rsidR="794810D0" w14:paraId="0C185A0B" w14:textId="77777777" w:rsidTr="00067E1B">
        <w:trPr>
          <w:trHeight w:val="20"/>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056A7168" w14:textId="2844BB0D" w:rsidR="794810D0" w:rsidRDefault="794810D0" w:rsidP="00E463B0">
            <w:pPr>
              <w:ind w:firstLine="0"/>
              <w:jc w:val="center"/>
            </w:pPr>
            <w:r w:rsidRPr="794810D0">
              <w:rPr>
                <w:lang w:val="vi"/>
              </w:rPr>
              <w:t>Description:</w:t>
            </w:r>
          </w:p>
        </w:tc>
        <w:tc>
          <w:tcPr>
            <w:tcW w:w="3738"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245BE2C6" w14:textId="3EF9F68A" w:rsidR="794810D0" w:rsidRDefault="33EE3A5D" w:rsidP="00E463B0">
            <w:pPr>
              <w:ind w:firstLine="0"/>
            </w:pPr>
            <w:r w:rsidRPr="655C593B">
              <w:rPr>
                <w:szCs w:val="26"/>
                <w:lang w:val="vi"/>
              </w:rPr>
              <w:t>Allows users (Sales Staff or Admin) to manage customer profiles, including viewing the customer list and registering new customers for sales transactions.</w:t>
            </w:r>
          </w:p>
        </w:tc>
      </w:tr>
      <w:tr w:rsidR="794810D0" w14:paraId="0A0051B7" w14:textId="77777777" w:rsidTr="00067E1B">
        <w:trPr>
          <w:trHeight w:val="20"/>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06995561" w14:textId="226AF534" w:rsidR="794810D0" w:rsidRDefault="794810D0" w:rsidP="00E463B0">
            <w:pPr>
              <w:ind w:firstLine="0"/>
              <w:jc w:val="center"/>
            </w:pPr>
            <w:r w:rsidRPr="794810D0">
              <w:rPr>
                <w:lang w:val="vi"/>
              </w:rPr>
              <w:t>Trigger:</w:t>
            </w:r>
          </w:p>
        </w:tc>
        <w:tc>
          <w:tcPr>
            <w:tcW w:w="3738"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3C266D89" w14:textId="45C7E7CA" w:rsidR="794810D0" w:rsidRDefault="75542572" w:rsidP="00E463B0">
            <w:pPr>
              <w:ind w:firstLine="0"/>
            </w:pPr>
            <w:r w:rsidRPr="655C593B">
              <w:rPr>
                <w:szCs w:val="26"/>
              </w:rPr>
              <w:t>The User selects "Customers" from the sidebar menu.</w:t>
            </w:r>
          </w:p>
        </w:tc>
      </w:tr>
      <w:tr w:rsidR="794810D0" w14:paraId="496C3DF5" w14:textId="77777777" w:rsidTr="00067E1B">
        <w:trPr>
          <w:trHeight w:val="20"/>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2E68985D" w14:textId="7898CAD3" w:rsidR="794810D0" w:rsidRDefault="794810D0" w:rsidP="00E463B0">
            <w:pPr>
              <w:ind w:firstLine="0"/>
              <w:jc w:val="center"/>
            </w:pPr>
            <w:r w:rsidRPr="794810D0">
              <w:rPr>
                <w:lang w:val="vi"/>
              </w:rPr>
              <w:t>Preconditions:</w:t>
            </w:r>
          </w:p>
        </w:tc>
        <w:tc>
          <w:tcPr>
            <w:tcW w:w="3738"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73ABF758" w14:textId="732B1047" w:rsidR="794810D0" w:rsidRDefault="794810D0" w:rsidP="00E463B0">
            <w:pPr>
              <w:pStyle w:val="ListBullet"/>
            </w:pPr>
            <w:r w:rsidRPr="670B4CD6">
              <w:t xml:space="preserve">PRE-1: </w:t>
            </w:r>
            <w:r w:rsidR="19F270AC" w:rsidRPr="670B4CD6">
              <w:t>The User is logged in to the system.</w:t>
            </w:r>
          </w:p>
          <w:p w14:paraId="0617EAE6" w14:textId="744B1139" w:rsidR="794810D0" w:rsidRDefault="794810D0" w:rsidP="00E463B0">
            <w:pPr>
              <w:pStyle w:val="ListBullet"/>
            </w:pPr>
            <w:r w:rsidRPr="670B4CD6">
              <w:t xml:space="preserve">PRE-2: </w:t>
            </w:r>
            <w:r w:rsidR="569E1C46" w:rsidRPr="670B4CD6">
              <w:t>The User has valid permissions (Sales or Admin).</w:t>
            </w:r>
          </w:p>
        </w:tc>
      </w:tr>
      <w:tr w:rsidR="794810D0" w14:paraId="24F13F69" w14:textId="77777777" w:rsidTr="00067E1B">
        <w:trPr>
          <w:trHeight w:val="20"/>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1DDC4B26" w14:textId="2FF280F7" w:rsidR="794810D0" w:rsidRDefault="794810D0" w:rsidP="00E463B0">
            <w:pPr>
              <w:ind w:firstLine="0"/>
              <w:jc w:val="center"/>
            </w:pPr>
            <w:r w:rsidRPr="794810D0">
              <w:rPr>
                <w:lang w:val="vi"/>
              </w:rPr>
              <w:t>Postconditions:</w:t>
            </w:r>
          </w:p>
        </w:tc>
        <w:tc>
          <w:tcPr>
            <w:tcW w:w="3738"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0A2FF281" w14:textId="60BDCD83" w:rsidR="794810D0" w:rsidRDefault="794810D0" w:rsidP="00E463B0">
            <w:pPr>
              <w:pStyle w:val="ListBullet"/>
            </w:pPr>
            <w:r>
              <w:t xml:space="preserve">POST-1: </w:t>
            </w:r>
            <w:r w:rsidR="20114E26" w:rsidRPr="670B4CD6">
              <w:t>A new customer record is created or updated in the database.</w:t>
            </w:r>
          </w:p>
          <w:p w14:paraId="0EE9155A" w14:textId="7F37BDCC" w:rsidR="794810D0" w:rsidRDefault="794810D0" w:rsidP="00E463B0">
            <w:pPr>
              <w:pStyle w:val="ListBullet"/>
            </w:pPr>
            <w:r>
              <w:t xml:space="preserve">POST-2: </w:t>
            </w:r>
            <w:r w:rsidR="1D749CC5" w:rsidRPr="670B4CD6">
              <w:t>The customer is available for selection in the invoice creation screen.</w:t>
            </w:r>
          </w:p>
        </w:tc>
      </w:tr>
      <w:tr w:rsidR="794810D0" w14:paraId="0C5745D1" w14:textId="77777777" w:rsidTr="00067E1B">
        <w:trPr>
          <w:trHeight w:val="20"/>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76F6713D" w14:textId="361697F5" w:rsidR="794810D0" w:rsidRDefault="794810D0" w:rsidP="00E463B0">
            <w:pPr>
              <w:ind w:firstLine="0"/>
              <w:jc w:val="center"/>
            </w:pPr>
            <w:r w:rsidRPr="794810D0">
              <w:rPr>
                <w:lang w:val="vi"/>
              </w:rPr>
              <w:t>Normal Flow:</w:t>
            </w:r>
          </w:p>
        </w:tc>
        <w:tc>
          <w:tcPr>
            <w:tcW w:w="3738"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24C2F2A2" w14:textId="2A617C12" w:rsidR="794810D0" w:rsidRDefault="2307BF43" w:rsidP="00E463B0">
            <w:pPr>
              <w:pStyle w:val="ListParagraph"/>
              <w:keepNext w:val="0"/>
              <w:keepLines w:val="0"/>
              <w:numPr>
                <w:ilvl w:val="0"/>
                <w:numId w:val="3"/>
              </w:numPr>
            </w:pPr>
            <w:r w:rsidRPr="73774C1E">
              <w:t>The User clicks the "Customers" menu from the sidebar.</w:t>
            </w:r>
          </w:p>
          <w:p w14:paraId="43CB0D58" w14:textId="43086936" w:rsidR="794810D0" w:rsidRDefault="2307BF43" w:rsidP="00E463B0">
            <w:pPr>
              <w:pStyle w:val="ListParagraph"/>
              <w:keepNext w:val="0"/>
              <w:keepLines w:val="0"/>
              <w:numPr>
                <w:ilvl w:val="0"/>
                <w:numId w:val="3"/>
              </w:numPr>
            </w:pPr>
            <w:r w:rsidRPr="73774C1E">
              <w:t xml:space="preserve"> The system displays the list of existing customers.</w:t>
            </w:r>
          </w:p>
          <w:p w14:paraId="27E61BEB" w14:textId="5E14BC05" w:rsidR="794810D0" w:rsidRDefault="2307BF43" w:rsidP="00E463B0">
            <w:pPr>
              <w:pStyle w:val="ListParagraph"/>
              <w:keepNext w:val="0"/>
              <w:keepLines w:val="0"/>
              <w:numPr>
                <w:ilvl w:val="0"/>
                <w:numId w:val="3"/>
              </w:numPr>
            </w:pPr>
            <w:r w:rsidRPr="73774C1E">
              <w:t xml:space="preserve"> The User clicks the "Add Customer" button.</w:t>
            </w:r>
          </w:p>
          <w:p w14:paraId="1A990256" w14:textId="706A5522" w:rsidR="794810D0" w:rsidRDefault="2307BF43" w:rsidP="00E463B0">
            <w:pPr>
              <w:pStyle w:val="ListParagraph"/>
              <w:keepNext w:val="0"/>
              <w:keepLines w:val="0"/>
              <w:numPr>
                <w:ilvl w:val="0"/>
                <w:numId w:val="3"/>
              </w:numPr>
            </w:pPr>
            <w:r w:rsidRPr="73774C1E">
              <w:t xml:space="preserve"> The User enters customer details (Name, Phone Number, Address).</w:t>
            </w:r>
          </w:p>
          <w:p w14:paraId="5D573D49" w14:textId="2CF71A66" w:rsidR="794810D0" w:rsidRDefault="2307BF43" w:rsidP="00E463B0">
            <w:pPr>
              <w:pStyle w:val="ListParagraph"/>
              <w:keepNext w:val="0"/>
              <w:keepLines w:val="0"/>
              <w:numPr>
                <w:ilvl w:val="0"/>
                <w:numId w:val="3"/>
              </w:numPr>
            </w:pPr>
            <w:r w:rsidRPr="73774C1E">
              <w:t xml:space="preserve"> The User clicks "Save".</w:t>
            </w:r>
          </w:p>
          <w:p w14:paraId="315605E5" w14:textId="306578F0" w:rsidR="794810D0" w:rsidRDefault="2307BF43" w:rsidP="00E463B0">
            <w:pPr>
              <w:pStyle w:val="ListParagraph"/>
              <w:keepNext w:val="0"/>
              <w:keepLines w:val="0"/>
              <w:numPr>
                <w:ilvl w:val="0"/>
                <w:numId w:val="3"/>
              </w:numPr>
            </w:pPr>
            <w:r w:rsidRPr="73774C1E">
              <w:t xml:space="preserve"> The system validates the data and saves the new customer profile.</w:t>
            </w:r>
          </w:p>
        </w:tc>
      </w:tr>
      <w:tr w:rsidR="794810D0" w14:paraId="444E8EE8" w14:textId="77777777" w:rsidTr="00067E1B">
        <w:trPr>
          <w:trHeight w:val="20"/>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63A38447" w14:textId="59F33ADB" w:rsidR="794810D0" w:rsidRDefault="794810D0" w:rsidP="00E463B0">
            <w:pPr>
              <w:ind w:firstLine="0"/>
              <w:jc w:val="center"/>
            </w:pPr>
            <w:r w:rsidRPr="794810D0">
              <w:rPr>
                <w:lang w:val="vi"/>
              </w:rPr>
              <w:t>Alternative Flows:</w:t>
            </w:r>
          </w:p>
        </w:tc>
        <w:tc>
          <w:tcPr>
            <w:tcW w:w="3738"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734D9A44" w14:textId="2873C73A" w:rsidR="794810D0" w:rsidRPr="00AC38B4" w:rsidRDefault="1D099A5D" w:rsidP="00E463B0">
            <w:pPr>
              <w:pStyle w:val="ListParagraph"/>
              <w:numPr>
                <w:ilvl w:val="0"/>
                <w:numId w:val="32"/>
              </w:numPr>
            </w:pPr>
            <w:r w:rsidRPr="00AC38B4">
              <w:t>The User leaves required fields (e.g., Name) empty during step.</w:t>
            </w:r>
          </w:p>
          <w:p w14:paraId="664201AB" w14:textId="662E2FAD" w:rsidR="794810D0" w:rsidRPr="00AC38B4" w:rsidRDefault="1D099A5D" w:rsidP="00E463B0">
            <w:pPr>
              <w:pStyle w:val="ListParagraph"/>
              <w:numPr>
                <w:ilvl w:val="0"/>
                <w:numId w:val="32"/>
              </w:numPr>
            </w:pPr>
            <w:r w:rsidRPr="00AC38B4">
              <w:t>The system displays a validation error message.</w:t>
            </w:r>
          </w:p>
          <w:p w14:paraId="4BC197B0" w14:textId="59001C80" w:rsidR="794810D0" w:rsidRDefault="1D099A5D" w:rsidP="00E463B0">
            <w:pPr>
              <w:pStyle w:val="ListParagraph"/>
              <w:numPr>
                <w:ilvl w:val="0"/>
                <w:numId w:val="32"/>
              </w:numPr>
            </w:pPr>
            <w:r w:rsidRPr="00AC38B4">
              <w:t>The User re-enters the correct information.</w:t>
            </w:r>
          </w:p>
        </w:tc>
      </w:tr>
    </w:tbl>
    <w:p w14:paraId="74037C11" w14:textId="77777777" w:rsidR="00A36A12" w:rsidRDefault="00A36A12" w:rsidP="00E463B0">
      <w:r>
        <w:br w:type="page"/>
      </w:r>
    </w:p>
    <w:p w14:paraId="5E5B221F" w14:textId="2560872D" w:rsidR="00A36A12" w:rsidRPr="00A36A12" w:rsidRDefault="00A36A12" w:rsidP="004608B6">
      <w:pPr>
        <w:pStyle w:val="Caption"/>
      </w:pPr>
      <w:bookmarkStart w:id="158" w:name="_Toc219315567"/>
      <w:r w:rsidRPr="00A36A12">
        <w:lastRenderedPageBreak/>
        <w:t xml:space="preserve">Table </w:t>
      </w:r>
      <w:r>
        <w:fldChar w:fldCharType="begin"/>
      </w:r>
      <w:r>
        <w:instrText>STYLEREF 2 \s</w:instrText>
      </w:r>
      <w:r>
        <w:fldChar w:fldCharType="separate"/>
      </w:r>
      <w:r w:rsidR="00FE47B3">
        <w:rPr>
          <w:noProof/>
          <w:cs/>
        </w:rPr>
        <w:t>‎</w:t>
      </w:r>
      <w:r w:rsidR="00FE47B3">
        <w:rPr>
          <w:noProof/>
        </w:rPr>
        <w:t>2.4</w:t>
      </w:r>
      <w:r>
        <w:fldChar w:fldCharType="end"/>
      </w:r>
      <w:r w:rsidR="002947CC">
        <w:noBreakHyphen/>
      </w:r>
      <w:r>
        <w:fldChar w:fldCharType="begin"/>
      </w:r>
      <w:r>
        <w:instrText>SEQ Table \* ARABIC \s 2</w:instrText>
      </w:r>
      <w:r>
        <w:fldChar w:fldCharType="separate"/>
      </w:r>
      <w:r w:rsidR="00FE47B3">
        <w:rPr>
          <w:noProof/>
        </w:rPr>
        <w:t>6</w:t>
      </w:r>
      <w:r>
        <w:fldChar w:fldCharType="end"/>
      </w:r>
      <w:r w:rsidRPr="00A36A12">
        <w:t>: UC-06 Check inventory</w:t>
      </w:r>
      <w:bookmarkEnd w:id="158"/>
    </w:p>
    <w:tbl>
      <w:tblPr>
        <w:tblW w:w="5000" w:type="pct"/>
        <w:tblLook w:val="04A0" w:firstRow="1" w:lastRow="0" w:firstColumn="1" w:lastColumn="0" w:noHBand="0" w:noVBand="1"/>
      </w:tblPr>
      <w:tblGrid>
        <w:gridCol w:w="2427"/>
        <w:gridCol w:w="2243"/>
        <w:gridCol w:w="2476"/>
        <w:gridCol w:w="2472"/>
      </w:tblGrid>
      <w:tr w:rsidR="73774C1E" w14:paraId="5030C96C" w14:textId="77777777" w:rsidTr="00204BEE">
        <w:trPr>
          <w:trHeight w:val="20"/>
          <w:tblHeader/>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ECE1"/>
            <w:tcMar>
              <w:top w:w="23" w:type="dxa"/>
              <w:left w:w="120" w:type="dxa"/>
              <w:bottom w:w="23" w:type="dxa"/>
              <w:right w:w="120" w:type="dxa"/>
            </w:tcMar>
            <w:vAlign w:val="center"/>
          </w:tcPr>
          <w:p w14:paraId="153DE261" w14:textId="00C0DEB1" w:rsidR="73774C1E" w:rsidRPr="000D5B76" w:rsidRDefault="73774C1E" w:rsidP="00E463B0">
            <w:pPr>
              <w:ind w:firstLine="0"/>
              <w:jc w:val="center"/>
              <w:rPr>
                <w:b/>
                <w:bCs/>
              </w:rPr>
            </w:pPr>
            <w:r w:rsidRPr="000D5B76">
              <w:rPr>
                <w:b/>
                <w:bCs/>
                <w:lang w:val="vi"/>
              </w:rPr>
              <w:t>ID and Name:</w:t>
            </w:r>
          </w:p>
        </w:tc>
        <w:tc>
          <w:tcPr>
            <w:tcW w:w="3738"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ECE1"/>
            <w:tcMar>
              <w:top w:w="23" w:type="dxa"/>
              <w:left w:w="120" w:type="dxa"/>
              <w:bottom w:w="23" w:type="dxa"/>
              <w:right w:w="120" w:type="dxa"/>
            </w:tcMar>
            <w:vAlign w:val="center"/>
          </w:tcPr>
          <w:p w14:paraId="66F109D9" w14:textId="761E3E17" w:rsidR="3AA565B8" w:rsidRPr="000D5B76" w:rsidRDefault="3AA565B8" w:rsidP="00E463B0">
            <w:pPr>
              <w:jc w:val="center"/>
              <w:rPr>
                <w:b/>
                <w:bCs/>
              </w:rPr>
            </w:pPr>
            <w:r w:rsidRPr="000D5B76">
              <w:rPr>
                <w:b/>
                <w:bCs/>
                <w:szCs w:val="26"/>
                <w:lang w:val="vi"/>
              </w:rPr>
              <w:t>UC-06 Check inventory</w:t>
            </w:r>
          </w:p>
        </w:tc>
      </w:tr>
      <w:tr w:rsidR="00D15A54" w14:paraId="0D6C9E83" w14:textId="77777777" w:rsidTr="00D15A54">
        <w:trPr>
          <w:trHeight w:val="20"/>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210F2183" w14:textId="75B9A237" w:rsidR="00D15A54" w:rsidRDefault="00D15A54" w:rsidP="00E463B0">
            <w:pPr>
              <w:ind w:firstLine="0"/>
              <w:jc w:val="center"/>
            </w:pPr>
            <w:r w:rsidRPr="73774C1E">
              <w:rPr>
                <w:lang w:val="vi"/>
              </w:rPr>
              <w:t>Created By:</w:t>
            </w:r>
          </w:p>
        </w:tc>
        <w:tc>
          <w:tcPr>
            <w:tcW w:w="3738"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0171D78F" w14:textId="41585F10" w:rsidR="00D15A54" w:rsidRDefault="00D15A54" w:rsidP="00E463B0">
            <w:pPr>
              <w:jc w:val="center"/>
            </w:pPr>
            <w:r w:rsidRPr="00B30C74">
              <w:t>Group 2</w:t>
            </w:r>
          </w:p>
        </w:tc>
      </w:tr>
      <w:tr w:rsidR="73774C1E" w14:paraId="440F4363" w14:textId="77777777" w:rsidTr="00204BEE">
        <w:trPr>
          <w:trHeight w:val="20"/>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19140F9D" w14:textId="03E19CC4" w:rsidR="73774C1E" w:rsidRDefault="73774C1E" w:rsidP="00E463B0">
            <w:pPr>
              <w:ind w:firstLine="0"/>
              <w:jc w:val="center"/>
            </w:pPr>
            <w:r w:rsidRPr="73774C1E">
              <w:rPr>
                <w:lang w:val="vi"/>
              </w:rPr>
              <w:t>Primary Actor:</w:t>
            </w:r>
          </w:p>
        </w:tc>
        <w:tc>
          <w:tcPr>
            <w:tcW w:w="1166"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21CD359D" w14:textId="09A4FCBE" w:rsidR="5E120D5F" w:rsidRDefault="5E120D5F" w:rsidP="00E463B0">
            <w:pPr>
              <w:ind w:firstLine="0"/>
              <w:jc w:val="left"/>
            </w:pPr>
            <w:r w:rsidRPr="73774C1E">
              <w:rPr>
                <w:szCs w:val="26"/>
                <w:lang w:val="vi"/>
              </w:rPr>
              <w:t>Warehouse Staff</w:t>
            </w:r>
          </w:p>
        </w:tc>
        <w:tc>
          <w:tcPr>
            <w:tcW w:w="1287"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61FA6C90" w14:textId="48BB6EDC" w:rsidR="73774C1E" w:rsidRDefault="73774C1E" w:rsidP="00E463B0">
            <w:pPr>
              <w:ind w:firstLine="0"/>
              <w:jc w:val="left"/>
              <w:rPr>
                <w:lang w:val="vi"/>
              </w:rPr>
            </w:pPr>
          </w:p>
        </w:tc>
        <w:tc>
          <w:tcPr>
            <w:tcW w:w="1285"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2F69FDD6" w14:textId="6F39407B" w:rsidR="73774C1E" w:rsidRDefault="73774C1E" w:rsidP="00E463B0">
            <w:pPr>
              <w:ind w:firstLine="0"/>
              <w:jc w:val="left"/>
              <w:rPr>
                <w:lang w:val="vi"/>
              </w:rPr>
            </w:pPr>
          </w:p>
        </w:tc>
      </w:tr>
      <w:tr w:rsidR="73774C1E" w14:paraId="6449D388" w14:textId="77777777" w:rsidTr="00204BEE">
        <w:trPr>
          <w:trHeight w:val="20"/>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7528EEBB" w14:textId="2844BB0D" w:rsidR="73774C1E" w:rsidRDefault="73774C1E" w:rsidP="00E463B0">
            <w:pPr>
              <w:ind w:firstLine="0"/>
              <w:jc w:val="center"/>
            </w:pPr>
            <w:r w:rsidRPr="73774C1E">
              <w:rPr>
                <w:lang w:val="vi"/>
              </w:rPr>
              <w:t>Description:</w:t>
            </w:r>
          </w:p>
        </w:tc>
        <w:tc>
          <w:tcPr>
            <w:tcW w:w="3738"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43DA89AF" w14:textId="455BBDFE" w:rsidR="55D3D41E" w:rsidRDefault="55D3D41E" w:rsidP="00E463B0">
            <w:pPr>
              <w:ind w:firstLine="0"/>
            </w:pPr>
            <w:r w:rsidRPr="73774C1E">
              <w:rPr>
                <w:szCs w:val="26"/>
              </w:rPr>
              <w:t>The Warehouse Staff views the current stock levels of all products to monitor inventory availability and plan for replenishment.</w:t>
            </w:r>
          </w:p>
        </w:tc>
      </w:tr>
      <w:tr w:rsidR="73774C1E" w14:paraId="3066AAC6" w14:textId="77777777" w:rsidTr="00204BEE">
        <w:trPr>
          <w:trHeight w:val="20"/>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4FEE686B" w14:textId="226AF534" w:rsidR="73774C1E" w:rsidRDefault="73774C1E" w:rsidP="00E463B0">
            <w:pPr>
              <w:ind w:firstLine="0"/>
              <w:jc w:val="center"/>
            </w:pPr>
            <w:r w:rsidRPr="73774C1E">
              <w:rPr>
                <w:lang w:val="vi"/>
              </w:rPr>
              <w:t>Trigger:</w:t>
            </w:r>
          </w:p>
        </w:tc>
        <w:tc>
          <w:tcPr>
            <w:tcW w:w="3738"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75EFD14A" w14:textId="2832DC0D" w:rsidR="710CB5DC" w:rsidRDefault="710CB5DC" w:rsidP="00E463B0">
            <w:pPr>
              <w:ind w:firstLine="0"/>
            </w:pPr>
            <w:r w:rsidRPr="73774C1E">
              <w:rPr>
                <w:szCs w:val="26"/>
              </w:rPr>
              <w:t>The User selects the "Stock" or "Inventory" menu.</w:t>
            </w:r>
          </w:p>
        </w:tc>
      </w:tr>
      <w:tr w:rsidR="73774C1E" w14:paraId="1D7DBC04" w14:textId="77777777" w:rsidTr="00204BEE">
        <w:trPr>
          <w:trHeight w:val="20"/>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09922F35" w14:textId="7898CAD3" w:rsidR="73774C1E" w:rsidRDefault="73774C1E" w:rsidP="00E463B0">
            <w:pPr>
              <w:ind w:firstLine="0"/>
              <w:jc w:val="center"/>
            </w:pPr>
            <w:r w:rsidRPr="73774C1E">
              <w:rPr>
                <w:lang w:val="vi"/>
              </w:rPr>
              <w:t>Preconditions:</w:t>
            </w:r>
          </w:p>
        </w:tc>
        <w:tc>
          <w:tcPr>
            <w:tcW w:w="3738"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62522408" w14:textId="77777777" w:rsidR="00A21393" w:rsidRPr="00A21393" w:rsidRDefault="00A21393" w:rsidP="00E463B0">
            <w:pPr>
              <w:pStyle w:val="ListBullet"/>
            </w:pPr>
            <w:r w:rsidRPr="00A21393">
              <w:t>PRE-1: The User is logged in as Warehouse Staff.</w:t>
            </w:r>
          </w:p>
          <w:p w14:paraId="50339B25" w14:textId="14AA3F7C" w:rsidR="73774C1E" w:rsidRDefault="00A21393" w:rsidP="00E463B0">
            <w:pPr>
              <w:pStyle w:val="ListBullet"/>
            </w:pPr>
            <w:r w:rsidRPr="00A21393">
              <w:t>PRE-2: Products exist in the system database.</w:t>
            </w:r>
          </w:p>
        </w:tc>
      </w:tr>
      <w:tr w:rsidR="73774C1E" w14:paraId="31C6569E" w14:textId="77777777" w:rsidTr="00204BEE">
        <w:trPr>
          <w:trHeight w:val="20"/>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32747D95" w14:textId="2FF280F7" w:rsidR="73774C1E" w:rsidRDefault="73774C1E" w:rsidP="00E463B0">
            <w:pPr>
              <w:ind w:firstLine="0"/>
              <w:jc w:val="center"/>
            </w:pPr>
            <w:r w:rsidRPr="73774C1E">
              <w:rPr>
                <w:lang w:val="vi"/>
              </w:rPr>
              <w:t>Postconditions:</w:t>
            </w:r>
          </w:p>
        </w:tc>
        <w:tc>
          <w:tcPr>
            <w:tcW w:w="3738"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1063DEB1" w14:textId="77777777" w:rsidR="00164A89" w:rsidRPr="00164A89" w:rsidRDefault="00164A89" w:rsidP="00E463B0">
            <w:pPr>
              <w:pStyle w:val="ListBullet"/>
            </w:pPr>
            <w:r w:rsidRPr="00164A89">
              <w:t>POST-1: The inventory list is displayed with the latest stock quantities (stock-on-hand).</w:t>
            </w:r>
          </w:p>
          <w:p w14:paraId="099965A7" w14:textId="6C9E4FAF" w:rsidR="73774C1E" w:rsidRDefault="00164A89" w:rsidP="00E463B0">
            <w:pPr>
              <w:pStyle w:val="ListBullet"/>
            </w:pPr>
            <w:r w:rsidRPr="00164A89">
              <w:t>POST-2: (Optional) Low-stock products are identified (e.g., highlighted or filtered) for replenishment planning.</w:t>
            </w:r>
          </w:p>
        </w:tc>
      </w:tr>
      <w:tr w:rsidR="73774C1E" w14:paraId="13F0E646" w14:textId="77777777" w:rsidTr="00204BEE">
        <w:trPr>
          <w:trHeight w:val="20"/>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4326A0F4" w14:textId="361697F5" w:rsidR="73774C1E" w:rsidRDefault="73774C1E" w:rsidP="00E463B0">
            <w:pPr>
              <w:ind w:firstLine="0"/>
              <w:jc w:val="center"/>
            </w:pPr>
            <w:r w:rsidRPr="73774C1E">
              <w:rPr>
                <w:lang w:val="vi"/>
              </w:rPr>
              <w:t>Normal Flow:</w:t>
            </w:r>
          </w:p>
        </w:tc>
        <w:tc>
          <w:tcPr>
            <w:tcW w:w="3738"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299E7576" w14:textId="66D47EC6" w:rsidR="00EB2BB7" w:rsidRPr="00EB2BB7" w:rsidRDefault="00EB2BB7" w:rsidP="00E463B0">
            <w:pPr>
              <w:pStyle w:val="ListParagraph"/>
              <w:numPr>
                <w:ilvl w:val="0"/>
                <w:numId w:val="36"/>
              </w:numPr>
            </w:pPr>
            <w:r w:rsidRPr="00EB2BB7">
              <w:t>The User clicks on the "Inventory" tab.</w:t>
            </w:r>
          </w:p>
          <w:p w14:paraId="181FC77D" w14:textId="575DC1B3" w:rsidR="00EB2BB7" w:rsidRPr="00EB2BB7" w:rsidRDefault="00EB2BB7" w:rsidP="00E463B0">
            <w:pPr>
              <w:pStyle w:val="ListParagraph"/>
            </w:pPr>
            <w:r w:rsidRPr="00EB2BB7">
              <w:t>The system retrieves product data including SKU/ID, Product Name, Category, and Stock Quantity.</w:t>
            </w:r>
          </w:p>
          <w:p w14:paraId="1634BF5C" w14:textId="5EBB2F60" w:rsidR="00EB2BB7" w:rsidRPr="00EB2BB7" w:rsidRDefault="00EB2BB7" w:rsidP="00E463B0">
            <w:pPr>
              <w:pStyle w:val="ListParagraph"/>
            </w:pPr>
            <w:r w:rsidRPr="00EB2BB7">
              <w:t>The system displays the inventory list sorted by product name or stock level.</w:t>
            </w:r>
          </w:p>
          <w:p w14:paraId="009DE1B3" w14:textId="0074AF60" w:rsidR="00EB2BB7" w:rsidRPr="00EB2BB7" w:rsidRDefault="00EB2BB7" w:rsidP="00E463B0">
            <w:pPr>
              <w:pStyle w:val="ListParagraph"/>
            </w:pPr>
            <w:r w:rsidRPr="00EB2BB7">
              <w:t>The User searches or filters products (optional).</w:t>
            </w:r>
          </w:p>
          <w:p w14:paraId="6C13B873" w14:textId="348DF62A" w:rsidR="0994B801" w:rsidRPr="00EB2BB7" w:rsidRDefault="00EB2BB7" w:rsidP="00E463B0">
            <w:pPr>
              <w:pStyle w:val="ListParagraph"/>
              <w:rPr>
                <w:lang w:val="en-US"/>
              </w:rPr>
            </w:pPr>
            <w:r w:rsidRPr="00EB2BB7">
              <w:t>The User reviews stock details to identify low-stock items.</w:t>
            </w:r>
          </w:p>
        </w:tc>
      </w:tr>
      <w:tr w:rsidR="73774C1E" w14:paraId="74883599" w14:textId="77777777" w:rsidTr="00204BEE">
        <w:trPr>
          <w:trHeight w:val="20"/>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5470620E" w14:textId="59F33ADB" w:rsidR="73774C1E" w:rsidRDefault="73774C1E" w:rsidP="00E463B0">
            <w:pPr>
              <w:ind w:firstLine="0"/>
              <w:jc w:val="center"/>
            </w:pPr>
            <w:r w:rsidRPr="73774C1E">
              <w:rPr>
                <w:lang w:val="vi"/>
              </w:rPr>
              <w:t>Alternative Flows:</w:t>
            </w:r>
          </w:p>
        </w:tc>
        <w:tc>
          <w:tcPr>
            <w:tcW w:w="3738"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4DB75343" w14:textId="7FC8845B" w:rsidR="01C1A83B" w:rsidRDefault="01C1A83B" w:rsidP="00E463B0">
            <w:pPr>
              <w:ind w:firstLine="0"/>
            </w:pPr>
            <w:r w:rsidRPr="73774C1E">
              <w:t>None.</w:t>
            </w:r>
          </w:p>
        </w:tc>
      </w:tr>
    </w:tbl>
    <w:p w14:paraId="22F48636" w14:textId="77777777" w:rsidR="00A36A12" w:rsidRDefault="00A36A12" w:rsidP="00E463B0">
      <w:r>
        <w:br w:type="page"/>
      </w:r>
    </w:p>
    <w:p w14:paraId="15B8F1B7" w14:textId="095CC980" w:rsidR="00A36A12" w:rsidRPr="00A36A12" w:rsidRDefault="00A36A12" w:rsidP="004608B6">
      <w:pPr>
        <w:pStyle w:val="Caption"/>
      </w:pPr>
      <w:bookmarkStart w:id="159" w:name="_Toc219315568"/>
      <w:r w:rsidRPr="00A36A12">
        <w:lastRenderedPageBreak/>
        <w:t xml:space="preserve">Table </w:t>
      </w:r>
      <w:r>
        <w:fldChar w:fldCharType="begin"/>
      </w:r>
      <w:r>
        <w:instrText>STYLEREF 2 \s</w:instrText>
      </w:r>
      <w:r>
        <w:fldChar w:fldCharType="separate"/>
      </w:r>
      <w:r w:rsidR="00FE47B3">
        <w:rPr>
          <w:noProof/>
          <w:cs/>
        </w:rPr>
        <w:t>‎</w:t>
      </w:r>
      <w:r w:rsidR="00FE47B3">
        <w:rPr>
          <w:noProof/>
        </w:rPr>
        <w:t>2.4</w:t>
      </w:r>
      <w:r>
        <w:fldChar w:fldCharType="end"/>
      </w:r>
      <w:r w:rsidR="002947CC">
        <w:noBreakHyphen/>
      </w:r>
      <w:r>
        <w:fldChar w:fldCharType="begin"/>
      </w:r>
      <w:r>
        <w:instrText>SEQ Table \* ARABIC \s 2</w:instrText>
      </w:r>
      <w:r>
        <w:fldChar w:fldCharType="separate"/>
      </w:r>
      <w:r w:rsidR="00FE47B3">
        <w:rPr>
          <w:noProof/>
        </w:rPr>
        <w:t>7</w:t>
      </w:r>
      <w:r>
        <w:fldChar w:fldCharType="end"/>
      </w:r>
      <w:r w:rsidRPr="00A36A12">
        <w:t>: UC-07 Import goods</w:t>
      </w:r>
      <w:bookmarkEnd w:id="159"/>
    </w:p>
    <w:tbl>
      <w:tblPr>
        <w:tblW w:w="0" w:type="auto"/>
        <w:tblLayout w:type="fixed"/>
        <w:tblLook w:val="04A0" w:firstRow="1" w:lastRow="0" w:firstColumn="1" w:lastColumn="0" w:noHBand="0" w:noVBand="1"/>
      </w:tblPr>
      <w:tblGrid>
        <w:gridCol w:w="2427"/>
        <w:gridCol w:w="2243"/>
        <w:gridCol w:w="2476"/>
        <w:gridCol w:w="2472"/>
      </w:tblGrid>
      <w:tr w:rsidR="59D603F2" w14:paraId="43014EB0" w14:textId="77777777" w:rsidTr="000D5B76">
        <w:trPr>
          <w:trHeight w:val="345"/>
          <w:tblHeader/>
        </w:trPr>
        <w:tc>
          <w:tcPr>
            <w:tcW w:w="242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ECE1"/>
            <w:tcMar>
              <w:top w:w="23" w:type="dxa"/>
              <w:left w:w="120" w:type="dxa"/>
              <w:bottom w:w="23" w:type="dxa"/>
              <w:right w:w="120" w:type="dxa"/>
            </w:tcMar>
            <w:vAlign w:val="center"/>
          </w:tcPr>
          <w:p w14:paraId="64079DA4" w14:textId="00C0DEB1" w:rsidR="59D603F2" w:rsidRPr="000D5B76" w:rsidRDefault="59D603F2" w:rsidP="00E463B0">
            <w:pPr>
              <w:ind w:firstLine="0"/>
              <w:jc w:val="center"/>
              <w:rPr>
                <w:b/>
                <w:bCs/>
              </w:rPr>
            </w:pPr>
            <w:r w:rsidRPr="000D5B76">
              <w:rPr>
                <w:b/>
                <w:bCs/>
                <w:lang w:val="vi"/>
              </w:rPr>
              <w:t>ID and Name:</w:t>
            </w:r>
          </w:p>
        </w:tc>
        <w:tc>
          <w:tcPr>
            <w:tcW w:w="7191"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ECE1"/>
            <w:tcMar>
              <w:top w:w="23" w:type="dxa"/>
              <w:left w:w="120" w:type="dxa"/>
              <w:bottom w:w="23" w:type="dxa"/>
              <w:right w:w="120" w:type="dxa"/>
            </w:tcMar>
            <w:vAlign w:val="center"/>
          </w:tcPr>
          <w:p w14:paraId="19365E72" w14:textId="436C3B73" w:rsidR="59D603F2" w:rsidRPr="000D5B76" w:rsidRDefault="59D603F2" w:rsidP="00E463B0">
            <w:pPr>
              <w:jc w:val="center"/>
              <w:rPr>
                <w:b/>
                <w:bCs/>
              </w:rPr>
            </w:pPr>
            <w:r w:rsidRPr="000D5B76">
              <w:rPr>
                <w:b/>
                <w:bCs/>
                <w:lang w:val="vi"/>
              </w:rPr>
              <w:t>UC-07 Import goods</w:t>
            </w:r>
          </w:p>
        </w:tc>
      </w:tr>
      <w:tr w:rsidR="00D15A54" w14:paraId="764F65BE" w14:textId="77777777">
        <w:trPr>
          <w:trHeight w:val="345"/>
        </w:trPr>
        <w:tc>
          <w:tcPr>
            <w:tcW w:w="24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10E8CB7B" w14:textId="75B9A237" w:rsidR="00D15A54" w:rsidRDefault="00D15A54" w:rsidP="00E463B0">
            <w:pPr>
              <w:ind w:firstLine="0"/>
              <w:jc w:val="center"/>
            </w:pPr>
            <w:r w:rsidRPr="59D603F2">
              <w:rPr>
                <w:lang w:val="vi"/>
              </w:rPr>
              <w:t>Created By:</w:t>
            </w:r>
          </w:p>
        </w:tc>
        <w:tc>
          <w:tcPr>
            <w:tcW w:w="7191"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508E0F69" w14:textId="29AF0D24" w:rsidR="00D15A54" w:rsidRDefault="00D15A54" w:rsidP="00E463B0">
            <w:pPr>
              <w:jc w:val="center"/>
            </w:pPr>
            <w:r w:rsidRPr="00B30C74">
              <w:t>Group 2</w:t>
            </w:r>
          </w:p>
        </w:tc>
      </w:tr>
      <w:tr w:rsidR="59D603F2" w14:paraId="1765E169" w14:textId="77777777" w:rsidTr="000D5B76">
        <w:trPr>
          <w:trHeight w:val="345"/>
        </w:trPr>
        <w:tc>
          <w:tcPr>
            <w:tcW w:w="24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1D23C31E" w14:textId="03E19CC4" w:rsidR="59D603F2" w:rsidRDefault="59D603F2" w:rsidP="00E463B0">
            <w:pPr>
              <w:ind w:firstLine="0"/>
              <w:jc w:val="center"/>
            </w:pPr>
            <w:r w:rsidRPr="59D603F2">
              <w:rPr>
                <w:lang w:val="vi"/>
              </w:rPr>
              <w:t>Primary Actor:</w:t>
            </w:r>
          </w:p>
        </w:tc>
        <w:tc>
          <w:tcPr>
            <w:tcW w:w="22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202D1C98" w14:textId="09A4FCBE" w:rsidR="59D603F2" w:rsidRDefault="59D603F2" w:rsidP="00E463B0">
            <w:pPr>
              <w:ind w:firstLine="0"/>
              <w:jc w:val="left"/>
            </w:pPr>
            <w:r w:rsidRPr="59D603F2">
              <w:rPr>
                <w:lang w:val="vi"/>
              </w:rPr>
              <w:t>Warehouse Staff</w:t>
            </w:r>
          </w:p>
        </w:tc>
        <w:tc>
          <w:tcPr>
            <w:tcW w:w="24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1462F87E" w14:textId="48BB6EDC" w:rsidR="59D603F2" w:rsidRDefault="59D603F2" w:rsidP="00E463B0">
            <w:pPr>
              <w:ind w:firstLine="0"/>
              <w:jc w:val="left"/>
              <w:rPr>
                <w:lang w:val="vi"/>
              </w:rPr>
            </w:pPr>
          </w:p>
        </w:tc>
        <w:tc>
          <w:tcPr>
            <w:tcW w:w="24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7C2E26F7" w14:textId="6F39407B" w:rsidR="59D603F2" w:rsidRDefault="59D603F2" w:rsidP="00E463B0">
            <w:pPr>
              <w:ind w:firstLine="0"/>
              <w:jc w:val="left"/>
              <w:rPr>
                <w:lang w:val="vi"/>
              </w:rPr>
            </w:pPr>
          </w:p>
        </w:tc>
      </w:tr>
      <w:tr w:rsidR="59D603F2" w14:paraId="67067E0B" w14:textId="77777777" w:rsidTr="000D5B76">
        <w:trPr>
          <w:trHeight w:val="1005"/>
        </w:trPr>
        <w:tc>
          <w:tcPr>
            <w:tcW w:w="24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4B92D2CC" w14:textId="2844BB0D" w:rsidR="59D603F2" w:rsidRDefault="59D603F2" w:rsidP="00E463B0">
            <w:pPr>
              <w:ind w:firstLine="0"/>
              <w:jc w:val="center"/>
            </w:pPr>
            <w:r w:rsidRPr="59D603F2">
              <w:rPr>
                <w:lang w:val="vi"/>
              </w:rPr>
              <w:t>Description:</w:t>
            </w:r>
          </w:p>
        </w:tc>
        <w:tc>
          <w:tcPr>
            <w:tcW w:w="7191"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72E9D948" w14:textId="4BA1FDB8" w:rsidR="59D603F2" w:rsidRDefault="59D603F2" w:rsidP="00E463B0">
            <w:pPr>
              <w:ind w:firstLine="0"/>
            </w:pPr>
            <w:r>
              <w:t>The Warehouse Staff records the import of new goods from suppliers into the warehouse, increasing the system's stock count.</w:t>
            </w:r>
          </w:p>
        </w:tc>
      </w:tr>
      <w:tr w:rsidR="59D603F2" w14:paraId="69EC4A74" w14:textId="77777777" w:rsidTr="000D5B76">
        <w:trPr>
          <w:trHeight w:val="345"/>
        </w:trPr>
        <w:tc>
          <w:tcPr>
            <w:tcW w:w="24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0DF53DF5" w14:textId="226AF534" w:rsidR="59D603F2" w:rsidRDefault="59D603F2" w:rsidP="00E463B0">
            <w:pPr>
              <w:ind w:firstLine="0"/>
              <w:jc w:val="center"/>
            </w:pPr>
            <w:r w:rsidRPr="59D603F2">
              <w:rPr>
                <w:lang w:val="vi"/>
              </w:rPr>
              <w:t>Trigger:</w:t>
            </w:r>
          </w:p>
        </w:tc>
        <w:tc>
          <w:tcPr>
            <w:tcW w:w="7191"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6E3AC84E" w14:textId="7133BB4B" w:rsidR="59D603F2" w:rsidRDefault="59D603F2" w:rsidP="00E463B0">
            <w:pPr>
              <w:ind w:firstLine="0"/>
            </w:pPr>
            <w:r>
              <w:t>The User clicks the "Purchases" or "Import" button.</w:t>
            </w:r>
          </w:p>
        </w:tc>
      </w:tr>
      <w:tr w:rsidR="59D603F2" w14:paraId="15D0D79B" w14:textId="77777777" w:rsidTr="000D5B76">
        <w:trPr>
          <w:trHeight w:val="315"/>
        </w:trPr>
        <w:tc>
          <w:tcPr>
            <w:tcW w:w="24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26F91961" w14:textId="7898CAD3" w:rsidR="59D603F2" w:rsidRDefault="59D603F2" w:rsidP="00E463B0">
            <w:pPr>
              <w:ind w:firstLine="0"/>
              <w:jc w:val="center"/>
            </w:pPr>
            <w:r w:rsidRPr="59D603F2">
              <w:rPr>
                <w:lang w:val="vi"/>
              </w:rPr>
              <w:t>Preconditions:</w:t>
            </w:r>
          </w:p>
        </w:tc>
        <w:tc>
          <w:tcPr>
            <w:tcW w:w="7191"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2DB3103D" w14:textId="5DA1401F" w:rsidR="59D603F2" w:rsidRDefault="59D603F2" w:rsidP="00E463B0">
            <w:pPr>
              <w:pStyle w:val="ListBullet"/>
            </w:pPr>
            <w:r w:rsidRPr="59D603F2">
              <w:t>PRE-1: The User is logged in as Warehouse Staff.</w:t>
            </w:r>
          </w:p>
          <w:p w14:paraId="53E4B070" w14:textId="6407E9B3" w:rsidR="59D603F2" w:rsidRDefault="59D603F2" w:rsidP="00E463B0">
            <w:pPr>
              <w:pStyle w:val="ListBullet"/>
            </w:pPr>
            <w:r w:rsidRPr="59D603F2">
              <w:t>PRE-2: The product must already be defined in the system.</w:t>
            </w:r>
          </w:p>
        </w:tc>
      </w:tr>
      <w:tr w:rsidR="59D603F2" w14:paraId="1836B30E" w14:textId="77777777" w:rsidTr="000D5B76">
        <w:trPr>
          <w:trHeight w:val="1183"/>
        </w:trPr>
        <w:tc>
          <w:tcPr>
            <w:tcW w:w="24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3E9EE618" w14:textId="2FF280F7" w:rsidR="59D603F2" w:rsidRDefault="59D603F2" w:rsidP="00E463B0">
            <w:pPr>
              <w:ind w:firstLine="0"/>
              <w:jc w:val="center"/>
            </w:pPr>
            <w:r w:rsidRPr="59D603F2">
              <w:rPr>
                <w:lang w:val="vi"/>
              </w:rPr>
              <w:t>Postconditions:</w:t>
            </w:r>
          </w:p>
        </w:tc>
        <w:tc>
          <w:tcPr>
            <w:tcW w:w="7191"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78C3026A" w14:textId="765E29B3" w:rsidR="59D603F2" w:rsidRDefault="59D603F2" w:rsidP="00E463B0">
            <w:pPr>
              <w:pStyle w:val="ListBullet"/>
            </w:pPr>
            <w:r>
              <w:t>POST-1: The inventory quantity of the imported product is increased.</w:t>
            </w:r>
          </w:p>
          <w:p w14:paraId="7F1A9BC8" w14:textId="398334C1" w:rsidR="59D603F2" w:rsidRDefault="59D603F2" w:rsidP="00E463B0">
            <w:pPr>
              <w:pStyle w:val="ListBullet"/>
            </w:pPr>
            <w:r>
              <w:t>POST-2: An import record is saved for history tracking.</w:t>
            </w:r>
          </w:p>
        </w:tc>
      </w:tr>
      <w:tr w:rsidR="59D603F2" w14:paraId="2FFF7A27" w14:textId="77777777" w:rsidTr="000D5B76">
        <w:trPr>
          <w:trHeight w:val="438"/>
        </w:trPr>
        <w:tc>
          <w:tcPr>
            <w:tcW w:w="24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416A5111" w14:textId="361697F5" w:rsidR="59D603F2" w:rsidRDefault="59D603F2" w:rsidP="00E463B0">
            <w:pPr>
              <w:ind w:firstLine="0"/>
              <w:jc w:val="center"/>
            </w:pPr>
            <w:r w:rsidRPr="59D603F2">
              <w:rPr>
                <w:lang w:val="vi"/>
              </w:rPr>
              <w:t>Normal Flow:</w:t>
            </w:r>
          </w:p>
        </w:tc>
        <w:tc>
          <w:tcPr>
            <w:tcW w:w="7191"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00198238" w14:textId="372614CA" w:rsidR="59D603F2" w:rsidRDefault="59D603F2" w:rsidP="00E463B0">
            <w:pPr>
              <w:pStyle w:val="ListParagraph"/>
              <w:numPr>
                <w:ilvl w:val="0"/>
                <w:numId w:val="17"/>
              </w:numPr>
            </w:pPr>
            <w:r>
              <w:t>The User selects the "Add Purchase" function.</w:t>
            </w:r>
          </w:p>
          <w:p w14:paraId="62338BD3" w14:textId="2DC0E904" w:rsidR="59D603F2" w:rsidRDefault="59D603F2" w:rsidP="00E463B0">
            <w:pPr>
              <w:pStyle w:val="ListParagraph"/>
              <w:numPr>
                <w:ilvl w:val="0"/>
                <w:numId w:val="17"/>
              </w:numPr>
            </w:pPr>
            <w:r>
              <w:t xml:space="preserve"> The User selects the Supplier and the Product to import.</w:t>
            </w:r>
          </w:p>
          <w:p w14:paraId="713C0DED" w14:textId="506FD33F" w:rsidR="59D603F2" w:rsidRDefault="59D603F2" w:rsidP="00E463B0">
            <w:pPr>
              <w:pStyle w:val="ListParagraph"/>
              <w:numPr>
                <w:ilvl w:val="0"/>
                <w:numId w:val="17"/>
              </w:numPr>
            </w:pPr>
            <w:r>
              <w:t xml:space="preserve"> The User enters the received Quantity.</w:t>
            </w:r>
          </w:p>
          <w:p w14:paraId="34FE328F" w14:textId="6376B91D" w:rsidR="59D603F2" w:rsidRDefault="59D603F2" w:rsidP="00E463B0">
            <w:pPr>
              <w:pStyle w:val="ListParagraph"/>
              <w:numPr>
                <w:ilvl w:val="0"/>
                <w:numId w:val="17"/>
              </w:numPr>
            </w:pPr>
            <w:r>
              <w:t xml:space="preserve"> The User clicks "Submit".</w:t>
            </w:r>
          </w:p>
          <w:p w14:paraId="04ABFB55" w14:textId="1092615B" w:rsidR="59D603F2" w:rsidRDefault="59D603F2" w:rsidP="00E463B0">
            <w:pPr>
              <w:pStyle w:val="ListParagraph"/>
              <w:numPr>
                <w:ilvl w:val="0"/>
                <w:numId w:val="17"/>
              </w:numPr>
            </w:pPr>
            <w:r>
              <w:t xml:space="preserve"> The system updates the inventory count in the database.</w:t>
            </w:r>
          </w:p>
          <w:p w14:paraId="04E5D07D" w14:textId="398D02F0" w:rsidR="59D603F2" w:rsidRDefault="59D603F2" w:rsidP="00E463B0">
            <w:pPr>
              <w:pStyle w:val="ListParagraph"/>
              <w:numPr>
                <w:ilvl w:val="0"/>
                <w:numId w:val="17"/>
              </w:numPr>
            </w:pPr>
            <w:r>
              <w:t xml:space="preserve"> The system confirms the successful import.</w:t>
            </w:r>
          </w:p>
        </w:tc>
      </w:tr>
      <w:tr w:rsidR="59D603F2" w14:paraId="2121C6F8" w14:textId="77777777" w:rsidTr="000D5B76">
        <w:trPr>
          <w:trHeight w:val="63"/>
        </w:trPr>
        <w:tc>
          <w:tcPr>
            <w:tcW w:w="24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6DE6BEA2" w14:textId="59F33ADB" w:rsidR="59D603F2" w:rsidRDefault="59D603F2" w:rsidP="00E463B0">
            <w:pPr>
              <w:ind w:firstLine="0"/>
              <w:jc w:val="center"/>
            </w:pPr>
            <w:r w:rsidRPr="59D603F2">
              <w:rPr>
                <w:lang w:val="vi"/>
              </w:rPr>
              <w:t>Alternative Flows:</w:t>
            </w:r>
          </w:p>
        </w:tc>
        <w:tc>
          <w:tcPr>
            <w:tcW w:w="7191"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25EABE3E" w14:textId="22EA8A9E" w:rsidR="59D603F2" w:rsidRDefault="59D603F2" w:rsidP="00E463B0">
            <w:pPr>
              <w:pStyle w:val="ListParagraph"/>
              <w:numPr>
                <w:ilvl w:val="0"/>
                <w:numId w:val="21"/>
              </w:numPr>
            </w:pPr>
            <w:r>
              <w:t>The User enters a negative or zero quantity.</w:t>
            </w:r>
          </w:p>
          <w:p w14:paraId="3E12D49D" w14:textId="15B17ACF" w:rsidR="59D603F2" w:rsidRDefault="59D603F2" w:rsidP="00E463B0">
            <w:pPr>
              <w:pStyle w:val="ListParagraph"/>
              <w:numPr>
                <w:ilvl w:val="0"/>
                <w:numId w:val="21"/>
              </w:numPr>
            </w:pPr>
            <w:r>
              <w:t>The system displays an error message.</w:t>
            </w:r>
          </w:p>
          <w:p w14:paraId="225551C3" w14:textId="4A9E3801" w:rsidR="59D603F2" w:rsidRDefault="51EF8F3C" w:rsidP="00E463B0">
            <w:pPr>
              <w:pStyle w:val="ListParagraph"/>
              <w:numPr>
                <w:ilvl w:val="0"/>
                <w:numId w:val="21"/>
              </w:numPr>
            </w:pPr>
            <w:r>
              <w:t>The User corrects the input.</w:t>
            </w:r>
          </w:p>
        </w:tc>
      </w:tr>
    </w:tbl>
    <w:p w14:paraId="39944207" w14:textId="77777777" w:rsidR="000D5B76" w:rsidRDefault="000D5B76" w:rsidP="004608B6">
      <w:pPr>
        <w:pStyle w:val="Caption"/>
      </w:pPr>
    </w:p>
    <w:p w14:paraId="684B3750" w14:textId="77777777" w:rsidR="000D5B76" w:rsidRDefault="000D5B76" w:rsidP="00E463B0">
      <w:pPr>
        <w:ind w:firstLine="0"/>
        <w:jc w:val="left"/>
        <w:rPr>
          <w:b/>
          <w:i/>
        </w:rPr>
      </w:pPr>
      <w:r>
        <w:br w:type="page"/>
      </w:r>
    </w:p>
    <w:p w14:paraId="4385F77B" w14:textId="38E403A3" w:rsidR="008E3495" w:rsidRPr="008E3495" w:rsidRDefault="008E3495" w:rsidP="004608B6">
      <w:pPr>
        <w:pStyle w:val="Caption"/>
      </w:pPr>
      <w:bookmarkStart w:id="160" w:name="_Toc219315569"/>
      <w:r w:rsidRPr="008E3495">
        <w:lastRenderedPageBreak/>
        <w:t xml:space="preserve">Table </w:t>
      </w:r>
      <w:r>
        <w:fldChar w:fldCharType="begin"/>
      </w:r>
      <w:r>
        <w:instrText>STYLEREF 2 \s</w:instrText>
      </w:r>
      <w:r>
        <w:fldChar w:fldCharType="separate"/>
      </w:r>
      <w:r w:rsidR="00FE47B3">
        <w:rPr>
          <w:noProof/>
          <w:cs/>
        </w:rPr>
        <w:t>‎</w:t>
      </w:r>
      <w:r w:rsidR="00FE47B3">
        <w:rPr>
          <w:noProof/>
        </w:rPr>
        <w:t>2.4</w:t>
      </w:r>
      <w:r>
        <w:fldChar w:fldCharType="end"/>
      </w:r>
      <w:r w:rsidR="002947CC">
        <w:noBreakHyphen/>
      </w:r>
      <w:r>
        <w:fldChar w:fldCharType="begin"/>
      </w:r>
      <w:r>
        <w:instrText>SEQ Table \* ARABIC \s 2</w:instrText>
      </w:r>
      <w:r>
        <w:fldChar w:fldCharType="separate"/>
      </w:r>
      <w:r w:rsidR="00FE47B3">
        <w:rPr>
          <w:noProof/>
        </w:rPr>
        <w:t>8</w:t>
      </w:r>
      <w:r>
        <w:fldChar w:fldCharType="end"/>
      </w:r>
      <w:r w:rsidRPr="008E3495">
        <w:t>: UC-08 User management</w:t>
      </w:r>
      <w:bookmarkEnd w:id="160"/>
    </w:p>
    <w:tbl>
      <w:tblPr>
        <w:tblW w:w="0" w:type="auto"/>
        <w:tblLayout w:type="fixed"/>
        <w:tblLook w:val="04A0" w:firstRow="1" w:lastRow="0" w:firstColumn="1" w:lastColumn="0" w:noHBand="0" w:noVBand="1"/>
      </w:tblPr>
      <w:tblGrid>
        <w:gridCol w:w="2427"/>
        <w:gridCol w:w="2243"/>
        <w:gridCol w:w="2476"/>
        <w:gridCol w:w="2472"/>
      </w:tblGrid>
      <w:tr w:rsidR="29F7EC3C" w:rsidRPr="000D5B76" w14:paraId="0AC329C2" w14:textId="77777777" w:rsidTr="00204BEE">
        <w:trPr>
          <w:trHeight w:val="20"/>
          <w:tblHeader/>
        </w:trPr>
        <w:tc>
          <w:tcPr>
            <w:tcW w:w="242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ECE1"/>
            <w:tcMar>
              <w:top w:w="23" w:type="dxa"/>
              <w:left w:w="120" w:type="dxa"/>
              <w:bottom w:w="23" w:type="dxa"/>
              <w:right w:w="120" w:type="dxa"/>
            </w:tcMar>
            <w:vAlign w:val="center"/>
          </w:tcPr>
          <w:p w14:paraId="578BC135" w14:textId="00C0DEB1" w:rsidR="29F7EC3C" w:rsidRPr="000D5B76" w:rsidRDefault="29F7EC3C" w:rsidP="00E463B0">
            <w:pPr>
              <w:ind w:firstLine="0"/>
              <w:jc w:val="center"/>
              <w:rPr>
                <w:b/>
                <w:bCs/>
              </w:rPr>
            </w:pPr>
            <w:r w:rsidRPr="000D5B76">
              <w:rPr>
                <w:b/>
                <w:bCs/>
                <w:lang w:val="vi"/>
              </w:rPr>
              <w:t>ID and Name:</w:t>
            </w:r>
          </w:p>
        </w:tc>
        <w:tc>
          <w:tcPr>
            <w:tcW w:w="7191"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ECE1"/>
            <w:tcMar>
              <w:top w:w="23" w:type="dxa"/>
              <w:left w:w="120" w:type="dxa"/>
              <w:bottom w:w="23" w:type="dxa"/>
              <w:right w:w="120" w:type="dxa"/>
            </w:tcMar>
            <w:vAlign w:val="center"/>
          </w:tcPr>
          <w:p w14:paraId="36E10B26" w14:textId="5F8541E0" w:rsidR="0781DFBE" w:rsidRPr="000D5B76" w:rsidRDefault="63CC68B7" w:rsidP="00E463B0">
            <w:pPr>
              <w:jc w:val="center"/>
              <w:rPr>
                <w:b/>
                <w:bCs/>
              </w:rPr>
            </w:pPr>
            <w:r w:rsidRPr="000D5B76">
              <w:rPr>
                <w:b/>
                <w:bCs/>
                <w:szCs w:val="26"/>
                <w:lang w:val="vi"/>
              </w:rPr>
              <w:t>UC-08 User management</w:t>
            </w:r>
          </w:p>
        </w:tc>
      </w:tr>
      <w:tr w:rsidR="00D15A54" w14:paraId="774CEC4E" w14:textId="77777777">
        <w:trPr>
          <w:trHeight w:val="20"/>
        </w:trPr>
        <w:tc>
          <w:tcPr>
            <w:tcW w:w="24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398A5568" w14:textId="75B9A237" w:rsidR="00D15A54" w:rsidRDefault="00D15A54" w:rsidP="00E463B0">
            <w:pPr>
              <w:ind w:firstLine="0"/>
              <w:jc w:val="center"/>
            </w:pPr>
            <w:r w:rsidRPr="29F7EC3C">
              <w:rPr>
                <w:lang w:val="vi"/>
              </w:rPr>
              <w:t>Created By:</w:t>
            </w:r>
          </w:p>
        </w:tc>
        <w:tc>
          <w:tcPr>
            <w:tcW w:w="7191"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319FDCA2" w14:textId="479C21BD" w:rsidR="00D15A54" w:rsidRDefault="00D15A54" w:rsidP="00E463B0">
            <w:pPr>
              <w:jc w:val="center"/>
            </w:pPr>
            <w:r w:rsidRPr="00B30C74">
              <w:t>Group 2</w:t>
            </w:r>
          </w:p>
        </w:tc>
      </w:tr>
      <w:tr w:rsidR="29F7EC3C" w14:paraId="578A33E9" w14:textId="77777777" w:rsidTr="00204BEE">
        <w:trPr>
          <w:trHeight w:val="20"/>
        </w:trPr>
        <w:tc>
          <w:tcPr>
            <w:tcW w:w="24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6325C165" w14:textId="03E19CC4" w:rsidR="29F7EC3C" w:rsidRDefault="29F7EC3C" w:rsidP="00E463B0">
            <w:pPr>
              <w:ind w:firstLine="0"/>
              <w:jc w:val="center"/>
            </w:pPr>
            <w:r w:rsidRPr="29F7EC3C">
              <w:rPr>
                <w:lang w:val="vi"/>
              </w:rPr>
              <w:t>Primary Actor:</w:t>
            </w:r>
          </w:p>
        </w:tc>
        <w:tc>
          <w:tcPr>
            <w:tcW w:w="22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4751C936" w14:textId="6867668A" w:rsidR="29F7EC3C" w:rsidRDefault="4A33F658" w:rsidP="00E463B0">
            <w:pPr>
              <w:ind w:firstLine="0"/>
              <w:jc w:val="left"/>
            </w:pPr>
            <w:r w:rsidRPr="6AD3846C">
              <w:rPr>
                <w:szCs w:val="26"/>
                <w:lang w:val="vi"/>
              </w:rPr>
              <w:t>Admin</w:t>
            </w:r>
          </w:p>
        </w:tc>
        <w:tc>
          <w:tcPr>
            <w:tcW w:w="24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17D84784" w14:textId="48BB6EDC" w:rsidR="29F7EC3C" w:rsidRDefault="29F7EC3C" w:rsidP="00E463B0">
            <w:pPr>
              <w:ind w:firstLine="0"/>
              <w:jc w:val="left"/>
              <w:rPr>
                <w:lang w:val="vi"/>
              </w:rPr>
            </w:pPr>
          </w:p>
        </w:tc>
        <w:tc>
          <w:tcPr>
            <w:tcW w:w="24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446E993F" w14:textId="6F39407B" w:rsidR="29F7EC3C" w:rsidRDefault="29F7EC3C" w:rsidP="00E463B0">
            <w:pPr>
              <w:ind w:firstLine="0"/>
              <w:jc w:val="left"/>
              <w:rPr>
                <w:lang w:val="vi"/>
              </w:rPr>
            </w:pPr>
          </w:p>
        </w:tc>
      </w:tr>
      <w:tr w:rsidR="29F7EC3C" w14:paraId="3BFDF629" w14:textId="77777777" w:rsidTr="00204BEE">
        <w:trPr>
          <w:trHeight w:val="20"/>
        </w:trPr>
        <w:tc>
          <w:tcPr>
            <w:tcW w:w="24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525F4DD7" w14:textId="2844BB0D" w:rsidR="29F7EC3C" w:rsidRDefault="29F7EC3C" w:rsidP="00E463B0">
            <w:pPr>
              <w:ind w:firstLine="0"/>
              <w:jc w:val="center"/>
            </w:pPr>
            <w:r w:rsidRPr="29F7EC3C">
              <w:rPr>
                <w:lang w:val="vi"/>
              </w:rPr>
              <w:t>Description:</w:t>
            </w:r>
          </w:p>
        </w:tc>
        <w:tc>
          <w:tcPr>
            <w:tcW w:w="7191"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22444555" w14:textId="15306799" w:rsidR="29CDE325" w:rsidRDefault="0D4EA06B" w:rsidP="00E463B0">
            <w:pPr>
              <w:ind w:firstLine="0"/>
            </w:pPr>
            <w:r w:rsidRPr="6AD3846C">
              <w:rPr>
                <w:szCs w:val="26"/>
              </w:rPr>
              <w:t>The Admin manages system accounts for employees, including creating new accounts, assigning roles (Sales, Warehouse), and removing access.</w:t>
            </w:r>
          </w:p>
        </w:tc>
      </w:tr>
      <w:tr w:rsidR="29F7EC3C" w14:paraId="21216E55" w14:textId="77777777" w:rsidTr="00204BEE">
        <w:trPr>
          <w:trHeight w:val="20"/>
        </w:trPr>
        <w:tc>
          <w:tcPr>
            <w:tcW w:w="24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6853833F" w14:textId="226AF534" w:rsidR="29F7EC3C" w:rsidRDefault="29F7EC3C" w:rsidP="00E463B0">
            <w:pPr>
              <w:ind w:firstLine="0"/>
              <w:jc w:val="center"/>
            </w:pPr>
            <w:r w:rsidRPr="29F7EC3C">
              <w:rPr>
                <w:lang w:val="vi"/>
              </w:rPr>
              <w:t>Trigger:</w:t>
            </w:r>
          </w:p>
        </w:tc>
        <w:tc>
          <w:tcPr>
            <w:tcW w:w="7191"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1376F2F8" w14:textId="396C0981" w:rsidR="0A1CA153" w:rsidRDefault="7BBDB7C6" w:rsidP="00E463B0">
            <w:pPr>
              <w:ind w:firstLine="0"/>
            </w:pPr>
            <w:r>
              <w:t>The Admin selects "User Management" from the settings menu.</w:t>
            </w:r>
          </w:p>
        </w:tc>
      </w:tr>
      <w:tr w:rsidR="29F7EC3C" w14:paraId="064D3E72" w14:textId="77777777" w:rsidTr="00204BEE">
        <w:trPr>
          <w:trHeight w:val="20"/>
        </w:trPr>
        <w:tc>
          <w:tcPr>
            <w:tcW w:w="24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5BB5293B" w14:textId="7898CAD3" w:rsidR="29F7EC3C" w:rsidRDefault="29F7EC3C" w:rsidP="00E463B0">
            <w:pPr>
              <w:ind w:firstLine="0"/>
              <w:jc w:val="center"/>
            </w:pPr>
            <w:r w:rsidRPr="29F7EC3C">
              <w:rPr>
                <w:lang w:val="vi"/>
              </w:rPr>
              <w:t>Preconditions:</w:t>
            </w:r>
          </w:p>
        </w:tc>
        <w:tc>
          <w:tcPr>
            <w:tcW w:w="7191"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0FB47551" w14:textId="07C39AB5" w:rsidR="29F7EC3C" w:rsidRDefault="29F7EC3C" w:rsidP="00E463B0">
            <w:pPr>
              <w:pStyle w:val="ListBullet"/>
            </w:pPr>
            <w:r w:rsidRPr="58BD92C1">
              <w:t xml:space="preserve">PRE-1: The User is logged in as </w:t>
            </w:r>
            <w:r w:rsidR="2EE6C886" w:rsidRPr="579E92F4">
              <w:t>Admin</w:t>
            </w:r>
            <w:r w:rsidR="1CDD26C8" w:rsidRPr="58BD92C1">
              <w:t>.</w:t>
            </w:r>
          </w:p>
        </w:tc>
      </w:tr>
      <w:tr w:rsidR="29F7EC3C" w14:paraId="0597AED0" w14:textId="77777777" w:rsidTr="00204BEE">
        <w:trPr>
          <w:trHeight w:val="20"/>
        </w:trPr>
        <w:tc>
          <w:tcPr>
            <w:tcW w:w="24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5061E46F" w14:textId="2FF280F7" w:rsidR="29F7EC3C" w:rsidRDefault="29F7EC3C" w:rsidP="00E463B0">
            <w:pPr>
              <w:ind w:firstLine="0"/>
              <w:jc w:val="center"/>
            </w:pPr>
            <w:r w:rsidRPr="29F7EC3C">
              <w:rPr>
                <w:lang w:val="vi"/>
              </w:rPr>
              <w:t>Postconditions:</w:t>
            </w:r>
          </w:p>
        </w:tc>
        <w:tc>
          <w:tcPr>
            <w:tcW w:w="7191"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5011B3E1" w14:textId="26A65E5B" w:rsidR="29F7EC3C" w:rsidRDefault="6316B3D0" w:rsidP="00E463B0">
            <w:pPr>
              <w:pStyle w:val="ListBullet"/>
            </w:pPr>
            <w:r>
              <w:t xml:space="preserve">POST-1: </w:t>
            </w:r>
            <w:r w:rsidR="54D767CF" w:rsidRPr="579E92F4">
              <w:t>User accounts are created, updated, or deleted.</w:t>
            </w:r>
          </w:p>
        </w:tc>
      </w:tr>
      <w:tr w:rsidR="29F7EC3C" w14:paraId="6DA2C7F8" w14:textId="77777777" w:rsidTr="00204BEE">
        <w:trPr>
          <w:trHeight w:val="20"/>
        </w:trPr>
        <w:tc>
          <w:tcPr>
            <w:tcW w:w="24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11A842B1" w14:textId="361697F5" w:rsidR="29F7EC3C" w:rsidRDefault="29F7EC3C" w:rsidP="00E463B0">
            <w:pPr>
              <w:ind w:firstLine="0"/>
              <w:jc w:val="center"/>
            </w:pPr>
            <w:r w:rsidRPr="29F7EC3C">
              <w:rPr>
                <w:lang w:val="vi"/>
              </w:rPr>
              <w:t>Normal Flow:</w:t>
            </w:r>
          </w:p>
        </w:tc>
        <w:tc>
          <w:tcPr>
            <w:tcW w:w="7191"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11980ED9" w14:textId="2BE81F4B" w:rsidR="29F7EC3C" w:rsidRDefault="292323C9" w:rsidP="00E463B0">
            <w:pPr>
              <w:pStyle w:val="ListParagraph"/>
              <w:numPr>
                <w:ilvl w:val="0"/>
                <w:numId w:val="20"/>
              </w:numPr>
            </w:pPr>
            <w:r>
              <w:t>The Admin views the list of current users.</w:t>
            </w:r>
          </w:p>
          <w:p w14:paraId="374C8A7E" w14:textId="06B5DF44" w:rsidR="29F7EC3C" w:rsidRDefault="292323C9" w:rsidP="00E463B0">
            <w:pPr>
              <w:pStyle w:val="ListParagraph"/>
              <w:numPr>
                <w:ilvl w:val="0"/>
                <w:numId w:val="20"/>
              </w:numPr>
            </w:pPr>
            <w:r>
              <w:t xml:space="preserve"> The Admin clicks "Add New User".</w:t>
            </w:r>
          </w:p>
          <w:p w14:paraId="147D0AB8" w14:textId="77B486E4" w:rsidR="29F7EC3C" w:rsidRDefault="292323C9" w:rsidP="00E463B0">
            <w:pPr>
              <w:pStyle w:val="ListParagraph"/>
              <w:numPr>
                <w:ilvl w:val="0"/>
                <w:numId w:val="20"/>
              </w:numPr>
            </w:pPr>
            <w:r>
              <w:t xml:space="preserve"> The Admin fills in the form (Username, Password, Role).</w:t>
            </w:r>
          </w:p>
          <w:p w14:paraId="4CD6916F" w14:textId="7965483F" w:rsidR="29F7EC3C" w:rsidRDefault="292323C9" w:rsidP="00E463B0">
            <w:pPr>
              <w:pStyle w:val="ListParagraph"/>
              <w:numPr>
                <w:ilvl w:val="0"/>
                <w:numId w:val="20"/>
              </w:numPr>
            </w:pPr>
            <w:r>
              <w:t xml:space="preserve"> The Admin clicks "Save".</w:t>
            </w:r>
          </w:p>
          <w:p w14:paraId="3D23056C" w14:textId="3ECB1F5A" w:rsidR="29F7EC3C" w:rsidRDefault="107D30D1" w:rsidP="00E463B0">
            <w:pPr>
              <w:pStyle w:val="ListParagraph"/>
              <w:numPr>
                <w:ilvl w:val="0"/>
                <w:numId w:val="20"/>
              </w:numPr>
            </w:pPr>
            <w:r>
              <w:t xml:space="preserve"> The system </w:t>
            </w:r>
            <w:r w:rsidR="292323C9">
              <w:t>creates the account</w:t>
            </w:r>
            <w:r>
              <w:t xml:space="preserve"> in the database.</w:t>
            </w:r>
          </w:p>
        </w:tc>
      </w:tr>
      <w:tr w:rsidR="29F7EC3C" w14:paraId="6F1988BB" w14:textId="77777777" w:rsidTr="00204BEE">
        <w:trPr>
          <w:trHeight w:val="20"/>
        </w:trPr>
        <w:tc>
          <w:tcPr>
            <w:tcW w:w="24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52C8FEF3" w14:textId="59F33ADB" w:rsidR="29F7EC3C" w:rsidRDefault="29F7EC3C" w:rsidP="00E463B0">
            <w:pPr>
              <w:ind w:firstLine="0"/>
              <w:jc w:val="center"/>
            </w:pPr>
            <w:r w:rsidRPr="29F7EC3C">
              <w:rPr>
                <w:lang w:val="vi"/>
              </w:rPr>
              <w:t>Alternative Flows:</w:t>
            </w:r>
          </w:p>
        </w:tc>
        <w:tc>
          <w:tcPr>
            <w:tcW w:w="7191"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16B9E14B" w14:textId="594AAF08" w:rsidR="29F7EC3C" w:rsidRDefault="17710FD4" w:rsidP="00E463B0">
            <w:pPr>
              <w:pStyle w:val="ListParagraph"/>
              <w:numPr>
                <w:ilvl w:val="0"/>
                <w:numId w:val="18"/>
              </w:numPr>
            </w:pPr>
            <w:r w:rsidRPr="05172545">
              <w:t>The Admin enters a username that already exists.</w:t>
            </w:r>
          </w:p>
          <w:p w14:paraId="2B237C08" w14:textId="2BFEC05A" w:rsidR="29F7EC3C" w:rsidRDefault="6BA9B04D" w:rsidP="00E463B0">
            <w:pPr>
              <w:pStyle w:val="ListParagraph"/>
              <w:numPr>
                <w:ilvl w:val="0"/>
                <w:numId w:val="18"/>
              </w:numPr>
            </w:pPr>
            <w:r>
              <w:t xml:space="preserve">The system displays an error </w:t>
            </w:r>
            <w:r w:rsidR="17710FD4" w:rsidRPr="05172545">
              <w:t>"Username already taken".</w:t>
            </w:r>
          </w:p>
        </w:tc>
      </w:tr>
    </w:tbl>
    <w:p w14:paraId="7282EE15" w14:textId="77777777" w:rsidR="008E3495" w:rsidRDefault="008E3495" w:rsidP="00E463B0">
      <w:r>
        <w:br w:type="page"/>
      </w:r>
    </w:p>
    <w:p w14:paraId="224FF4F3" w14:textId="00DB0691" w:rsidR="008E3495" w:rsidRPr="008E3495" w:rsidRDefault="008E3495" w:rsidP="004608B6">
      <w:pPr>
        <w:pStyle w:val="Caption"/>
      </w:pPr>
      <w:bookmarkStart w:id="161" w:name="_Toc219315570"/>
      <w:r w:rsidRPr="008E3495">
        <w:lastRenderedPageBreak/>
        <w:t xml:space="preserve">Table </w:t>
      </w:r>
      <w:r>
        <w:fldChar w:fldCharType="begin"/>
      </w:r>
      <w:r>
        <w:instrText>STYLEREF 2 \s</w:instrText>
      </w:r>
      <w:r>
        <w:fldChar w:fldCharType="separate"/>
      </w:r>
      <w:r w:rsidR="00FE47B3">
        <w:rPr>
          <w:noProof/>
          <w:cs/>
        </w:rPr>
        <w:t>‎</w:t>
      </w:r>
      <w:r w:rsidR="00FE47B3">
        <w:rPr>
          <w:noProof/>
        </w:rPr>
        <w:t>2.4</w:t>
      </w:r>
      <w:r>
        <w:fldChar w:fldCharType="end"/>
      </w:r>
      <w:r w:rsidR="002947CC">
        <w:noBreakHyphen/>
      </w:r>
      <w:r>
        <w:fldChar w:fldCharType="begin"/>
      </w:r>
      <w:r>
        <w:instrText>SEQ Table \* ARABIC \s 2</w:instrText>
      </w:r>
      <w:r>
        <w:fldChar w:fldCharType="separate"/>
      </w:r>
      <w:r w:rsidR="00FE47B3">
        <w:rPr>
          <w:noProof/>
        </w:rPr>
        <w:t>9</w:t>
      </w:r>
      <w:r>
        <w:fldChar w:fldCharType="end"/>
      </w:r>
      <w:r w:rsidRPr="008E3495">
        <w:t>: UC-09 Category management</w:t>
      </w:r>
      <w:bookmarkEnd w:id="161"/>
    </w:p>
    <w:tbl>
      <w:tblPr>
        <w:tblW w:w="0" w:type="auto"/>
        <w:tblLayout w:type="fixed"/>
        <w:tblLook w:val="04A0" w:firstRow="1" w:lastRow="0" w:firstColumn="1" w:lastColumn="0" w:noHBand="0" w:noVBand="1"/>
      </w:tblPr>
      <w:tblGrid>
        <w:gridCol w:w="2427"/>
        <w:gridCol w:w="2243"/>
        <w:gridCol w:w="2476"/>
        <w:gridCol w:w="2472"/>
      </w:tblGrid>
      <w:tr w:rsidR="6AD3846C" w:rsidRPr="000D5B76" w14:paraId="7AA28745" w14:textId="77777777" w:rsidTr="00204BEE">
        <w:trPr>
          <w:trHeight w:val="20"/>
          <w:tblHeader/>
        </w:trPr>
        <w:tc>
          <w:tcPr>
            <w:tcW w:w="242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ECE1"/>
            <w:tcMar>
              <w:top w:w="23" w:type="dxa"/>
              <w:left w:w="120" w:type="dxa"/>
              <w:bottom w:w="23" w:type="dxa"/>
              <w:right w:w="120" w:type="dxa"/>
            </w:tcMar>
            <w:vAlign w:val="center"/>
          </w:tcPr>
          <w:p w14:paraId="64546175" w14:textId="00C0DEB1" w:rsidR="6AD3846C" w:rsidRPr="000D5B76" w:rsidRDefault="6AD3846C" w:rsidP="00E463B0">
            <w:pPr>
              <w:ind w:firstLine="0"/>
              <w:jc w:val="center"/>
              <w:rPr>
                <w:b/>
                <w:bCs/>
              </w:rPr>
            </w:pPr>
            <w:r w:rsidRPr="000D5B76">
              <w:rPr>
                <w:b/>
                <w:bCs/>
                <w:lang w:val="vi"/>
              </w:rPr>
              <w:t>ID and Name:</w:t>
            </w:r>
          </w:p>
        </w:tc>
        <w:tc>
          <w:tcPr>
            <w:tcW w:w="7191"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ECE1"/>
            <w:tcMar>
              <w:top w:w="23" w:type="dxa"/>
              <w:left w:w="120" w:type="dxa"/>
              <w:bottom w:w="23" w:type="dxa"/>
              <w:right w:w="120" w:type="dxa"/>
            </w:tcMar>
            <w:vAlign w:val="center"/>
          </w:tcPr>
          <w:p w14:paraId="54E4E5AE" w14:textId="764973C1" w:rsidR="6AD3846C" w:rsidRPr="000D5B76" w:rsidRDefault="6AD3846C" w:rsidP="00E463B0">
            <w:pPr>
              <w:jc w:val="center"/>
              <w:rPr>
                <w:b/>
                <w:bCs/>
              </w:rPr>
            </w:pPr>
            <w:r w:rsidRPr="000D5B76">
              <w:rPr>
                <w:b/>
                <w:bCs/>
                <w:lang w:val="vi"/>
              </w:rPr>
              <w:t>UC-0</w:t>
            </w:r>
            <w:r w:rsidR="436F7687" w:rsidRPr="000D5B76">
              <w:rPr>
                <w:b/>
                <w:bCs/>
                <w:szCs w:val="26"/>
                <w:lang w:val="vi"/>
              </w:rPr>
              <w:t>9 Category management</w:t>
            </w:r>
          </w:p>
        </w:tc>
      </w:tr>
      <w:tr w:rsidR="00D15A54" w14:paraId="17BE1C9A" w14:textId="77777777">
        <w:trPr>
          <w:trHeight w:val="20"/>
        </w:trPr>
        <w:tc>
          <w:tcPr>
            <w:tcW w:w="24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36C2ADDD" w14:textId="75B9A237" w:rsidR="00D15A54" w:rsidRDefault="00D15A54" w:rsidP="00E463B0">
            <w:pPr>
              <w:ind w:firstLine="0"/>
              <w:jc w:val="center"/>
            </w:pPr>
            <w:r w:rsidRPr="6AD3846C">
              <w:rPr>
                <w:lang w:val="vi"/>
              </w:rPr>
              <w:t>Created By:</w:t>
            </w:r>
          </w:p>
        </w:tc>
        <w:tc>
          <w:tcPr>
            <w:tcW w:w="7191"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0B67C524" w14:textId="053F6123" w:rsidR="00D15A54" w:rsidRDefault="00D15A54" w:rsidP="00E463B0">
            <w:pPr>
              <w:jc w:val="center"/>
            </w:pPr>
            <w:r w:rsidRPr="00B30C74">
              <w:t>Group 2</w:t>
            </w:r>
          </w:p>
        </w:tc>
      </w:tr>
      <w:tr w:rsidR="6AD3846C" w14:paraId="0D56CD3B" w14:textId="77777777" w:rsidTr="00204BEE">
        <w:trPr>
          <w:trHeight w:val="20"/>
        </w:trPr>
        <w:tc>
          <w:tcPr>
            <w:tcW w:w="24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45CA6BDD" w14:textId="03E19CC4" w:rsidR="6AD3846C" w:rsidRDefault="6AD3846C" w:rsidP="00E463B0">
            <w:pPr>
              <w:ind w:firstLine="0"/>
              <w:jc w:val="center"/>
            </w:pPr>
            <w:r w:rsidRPr="6AD3846C">
              <w:rPr>
                <w:lang w:val="vi"/>
              </w:rPr>
              <w:t>Primary Actor:</w:t>
            </w:r>
          </w:p>
        </w:tc>
        <w:tc>
          <w:tcPr>
            <w:tcW w:w="22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549727B7" w14:textId="2A1E8A18" w:rsidR="6AD3846C" w:rsidRDefault="290B66DE" w:rsidP="00E463B0">
            <w:pPr>
              <w:ind w:firstLine="0"/>
              <w:jc w:val="left"/>
            </w:pPr>
            <w:r w:rsidRPr="1C113545">
              <w:rPr>
                <w:szCs w:val="26"/>
                <w:lang w:val="vi"/>
              </w:rPr>
              <w:t>Admin</w:t>
            </w:r>
          </w:p>
        </w:tc>
        <w:tc>
          <w:tcPr>
            <w:tcW w:w="24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6BA80B06" w14:textId="48BB6EDC" w:rsidR="6AD3846C" w:rsidRDefault="6AD3846C" w:rsidP="00E463B0">
            <w:pPr>
              <w:ind w:firstLine="0"/>
              <w:jc w:val="left"/>
              <w:rPr>
                <w:lang w:val="vi"/>
              </w:rPr>
            </w:pPr>
          </w:p>
        </w:tc>
        <w:tc>
          <w:tcPr>
            <w:tcW w:w="24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5D18C997" w14:textId="6F39407B" w:rsidR="6AD3846C" w:rsidRDefault="6AD3846C" w:rsidP="00E463B0">
            <w:pPr>
              <w:ind w:firstLine="0"/>
              <w:jc w:val="left"/>
              <w:rPr>
                <w:lang w:val="vi"/>
              </w:rPr>
            </w:pPr>
          </w:p>
        </w:tc>
      </w:tr>
      <w:tr w:rsidR="6AD3846C" w14:paraId="63294200" w14:textId="77777777" w:rsidTr="00204BEE">
        <w:trPr>
          <w:trHeight w:val="20"/>
        </w:trPr>
        <w:tc>
          <w:tcPr>
            <w:tcW w:w="24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520746D6" w14:textId="2844BB0D" w:rsidR="6AD3846C" w:rsidRDefault="6AD3846C" w:rsidP="00E463B0">
            <w:pPr>
              <w:ind w:firstLine="0"/>
              <w:jc w:val="center"/>
            </w:pPr>
            <w:r w:rsidRPr="6AD3846C">
              <w:rPr>
                <w:lang w:val="vi"/>
              </w:rPr>
              <w:t>Description:</w:t>
            </w:r>
          </w:p>
        </w:tc>
        <w:tc>
          <w:tcPr>
            <w:tcW w:w="7191"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50FD3F31" w14:textId="7FAFBB9D" w:rsidR="6AD3846C" w:rsidRDefault="74A08EB7" w:rsidP="00E463B0">
            <w:pPr>
              <w:ind w:firstLine="0"/>
            </w:pPr>
            <w:r w:rsidRPr="0D2D89B2">
              <w:rPr>
                <w:szCs w:val="26"/>
              </w:rPr>
              <w:t>The Admin creates and manages product categories to organize items in the system (e.g., Electronics, Fashion).</w:t>
            </w:r>
          </w:p>
        </w:tc>
      </w:tr>
      <w:tr w:rsidR="6AD3846C" w14:paraId="2CDC14BF" w14:textId="77777777" w:rsidTr="00204BEE">
        <w:trPr>
          <w:trHeight w:val="20"/>
        </w:trPr>
        <w:tc>
          <w:tcPr>
            <w:tcW w:w="24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696F9A95" w14:textId="226AF534" w:rsidR="6AD3846C" w:rsidRDefault="6AD3846C" w:rsidP="00E463B0">
            <w:pPr>
              <w:ind w:firstLine="0"/>
              <w:jc w:val="center"/>
            </w:pPr>
            <w:r w:rsidRPr="6AD3846C">
              <w:rPr>
                <w:lang w:val="vi"/>
              </w:rPr>
              <w:t>Trigger:</w:t>
            </w:r>
          </w:p>
        </w:tc>
        <w:tc>
          <w:tcPr>
            <w:tcW w:w="7191"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608BB1CB" w14:textId="1FBDC130" w:rsidR="6AD3846C" w:rsidRDefault="3C540E92" w:rsidP="00E463B0">
            <w:pPr>
              <w:ind w:firstLine="0"/>
            </w:pPr>
            <w:r w:rsidRPr="18C6B458">
              <w:rPr>
                <w:szCs w:val="26"/>
              </w:rPr>
              <w:t>The Admin selects the "Categories" menu.</w:t>
            </w:r>
          </w:p>
        </w:tc>
      </w:tr>
      <w:tr w:rsidR="6AD3846C" w14:paraId="596D0A7A" w14:textId="77777777" w:rsidTr="00204BEE">
        <w:trPr>
          <w:trHeight w:val="20"/>
        </w:trPr>
        <w:tc>
          <w:tcPr>
            <w:tcW w:w="24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185DE2B6" w14:textId="7898CAD3" w:rsidR="6AD3846C" w:rsidRDefault="6AD3846C" w:rsidP="00E463B0">
            <w:pPr>
              <w:ind w:firstLine="0"/>
              <w:jc w:val="center"/>
            </w:pPr>
            <w:r w:rsidRPr="6AD3846C">
              <w:rPr>
                <w:lang w:val="vi"/>
              </w:rPr>
              <w:t>Preconditions:</w:t>
            </w:r>
          </w:p>
        </w:tc>
        <w:tc>
          <w:tcPr>
            <w:tcW w:w="7191"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424C09DE" w14:textId="0A78237E" w:rsidR="6AD3846C" w:rsidRDefault="00B526CB" w:rsidP="00E463B0">
            <w:pPr>
              <w:pStyle w:val="ListBullet"/>
            </w:pPr>
            <w:r w:rsidRPr="00B526CB">
              <w:t>PRE-1: The User is logged in as Admin.</w:t>
            </w:r>
          </w:p>
        </w:tc>
      </w:tr>
      <w:tr w:rsidR="6AD3846C" w14:paraId="017A7823" w14:textId="77777777" w:rsidTr="00204BEE">
        <w:trPr>
          <w:trHeight w:val="20"/>
        </w:trPr>
        <w:tc>
          <w:tcPr>
            <w:tcW w:w="24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3281E106" w14:textId="2FF280F7" w:rsidR="6AD3846C" w:rsidRDefault="6AD3846C" w:rsidP="00E463B0">
            <w:pPr>
              <w:ind w:firstLine="0"/>
              <w:jc w:val="center"/>
            </w:pPr>
            <w:r w:rsidRPr="6AD3846C">
              <w:rPr>
                <w:lang w:val="vi"/>
              </w:rPr>
              <w:t>Postconditions:</w:t>
            </w:r>
          </w:p>
        </w:tc>
        <w:tc>
          <w:tcPr>
            <w:tcW w:w="7191"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2A6E2FC3" w14:textId="722D677F" w:rsidR="000726E6" w:rsidRPr="000726E6" w:rsidRDefault="000726E6" w:rsidP="00E463B0">
            <w:pPr>
              <w:pStyle w:val="ListBullet"/>
            </w:pPr>
            <w:r w:rsidRPr="000726E6">
              <w:t>POST-1: A category is created/updated/deactivated successfully and stored in the database.</w:t>
            </w:r>
          </w:p>
          <w:p w14:paraId="3E8A8A93" w14:textId="090F48F2" w:rsidR="6AD3846C" w:rsidRDefault="000726E6" w:rsidP="00E463B0">
            <w:pPr>
              <w:pStyle w:val="ListBullet"/>
            </w:pPr>
            <w:r w:rsidRPr="000726E6">
              <w:t>POST-2: The category list is refreshed and available for product assignment.</w:t>
            </w:r>
          </w:p>
        </w:tc>
      </w:tr>
      <w:tr w:rsidR="6AD3846C" w14:paraId="3826A744" w14:textId="77777777" w:rsidTr="00204BEE">
        <w:trPr>
          <w:trHeight w:val="20"/>
        </w:trPr>
        <w:tc>
          <w:tcPr>
            <w:tcW w:w="24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34C10A2E" w14:textId="361697F5" w:rsidR="6AD3846C" w:rsidRDefault="6AD3846C" w:rsidP="00E463B0">
            <w:pPr>
              <w:ind w:firstLine="0"/>
              <w:jc w:val="center"/>
            </w:pPr>
            <w:r w:rsidRPr="6AD3846C">
              <w:rPr>
                <w:lang w:val="vi"/>
              </w:rPr>
              <w:t>Normal Flow:</w:t>
            </w:r>
          </w:p>
        </w:tc>
        <w:tc>
          <w:tcPr>
            <w:tcW w:w="7191"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69D49529" w14:textId="0D2A8993" w:rsidR="00812448" w:rsidRPr="00812448" w:rsidRDefault="00812448" w:rsidP="00E463B0">
            <w:pPr>
              <w:pStyle w:val="ListParagraph"/>
              <w:numPr>
                <w:ilvl w:val="0"/>
                <w:numId w:val="37"/>
              </w:numPr>
            </w:pPr>
            <w:r w:rsidRPr="00812448">
              <w:t>The Admin opens the "Categories" module.</w:t>
            </w:r>
          </w:p>
          <w:p w14:paraId="1B6B3D68" w14:textId="10177BC8" w:rsidR="00812448" w:rsidRPr="00812448" w:rsidRDefault="00812448" w:rsidP="00E463B0">
            <w:pPr>
              <w:pStyle w:val="ListParagraph"/>
            </w:pPr>
            <w:r w:rsidRPr="00812448">
              <w:t>The system displays the current category list.</w:t>
            </w:r>
          </w:p>
          <w:p w14:paraId="7C1F8DC1" w14:textId="4F728CC7" w:rsidR="00812448" w:rsidRPr="00812448" w:rsidRDefault="00812448" w:rsidP="00E463B0">
            <w:pPr>
              <w:pStyle w:val="ListParagraph"/>
            </w:pPr>
            <w:r w:rsidRPr="00812448">
              <w:t>The Admin clicks "Add Category".</w:t>
            </w:r>
          </w:p>
          <w:p w14:paraId="618E102F" w14:textId="3061C9F0" w:rsidR="00812448" w:rsidRPr="00812448" w:rsidRDefault="00812448" w:rsidP="00E463B0">
            <w:pPr>
              <w:pStyle w:val="ListParagraph"/>
            </w:pPr>
            <w:r w:rsidRPr="00812448">
              <w:t>The Admin enters category information (Name, Description, Status).</w:t>
            </w:r>
          </w:p>
          <w:p w14:paraId="220FCAA5" w14:textId="357CFA08" w:rsidR="00812448" w:rsidRPr="00812448" w:rsidRDefault="00812448" w:rsidP="00E463B0">
            <w:pPr>
              <w:pStyle w:val="ListParagraph"/>
            </w:pPr>
            <w:r w:rsidRPr="00812448">
              <w:t>The Admin clicks "Save".</w:t>
            </w:r>
          </w:p>
          <w:p w14:paraId="52DDE12D" w14:textId="4DB0CC1B" w:rsidR="00812448" w:rsidRPr="00812448" w:rsidRDefault="00812448" w:rsidP="00E463B0">
            <w:pPr>
              <w:pStyle w:val="ListParagraph"/>
            </w:pPr>
            <w:r w:rsidRPr="00812448">
              <w:t>The system validates the input (e.g., required fields, unique name).</w:t>
            </w:r>
          </w:p>
          <w:p w14:paraId="141CA9DE" w14:textId="47FFB169" w:rsidR="6AD3846C" w:rsidRPr="00621091" w:rsidRDefault="00812448" w:rsidP="00E463B0">
            <w:pPr>
              <w:pStyle w:val="ListParagraph"/>
              <w:rPr>
                <w:lang w:val="en-US"/>
              </w:rPr>
            </w:pPr>
            <w:r w:rsidRPr="00812448">
              <w:t>The system saves the category and displays a success message.</w:t>
            </w:r>
          </w:p>
        </w:tc>
      </w:tr>
      <w:tr w:rsidR="6AD3846C" w14:paraId="29C535D4" w14:textId="77777777" w:rsidTr="00204BEE">
        <w:trPr>
          <w:trHeight w:val="314"/>
        </w:trPr>
        <w:tc>
          <w:tcPr>
            <w:tcW w:w="24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591E84C9" w14:textId="59F33ADB" w:rsidR="6AD3846C" w:rsidRDefault="6AD3846C" w:rsidP="00E463B0">
            <w:pPr>
              <w:ind w:firstLine="0"/>
              <w:jc w:val="center"/>
            </w:pPr>
            <w:r w:rsidRPr="6AD3846C">
              <w:rPr>
                <w:lang w:val="vi"/>
              </w:rPr>
              <w:t>Alternative Flows:</w:t>
            </w:r>
          </w:p>
        </w:tc>
        <w:tc>
          <w:tcPr>
            <w:tcW w:w="7191"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7832EB24" w14:textId="2CA7BC99" w:rsidR="6AD3846C" w:rsidRDefault="07111403" w:rsidP="00E463B0">
            <w:pPr>
              <w:spacing w:before="240" w:after="240"/>
              <w:ind w:firstLine="0"/>
            </w:pPr>
            <w:r w:rsidRPr="377FDC0F">
              <w:rPr>
                <w:szCs w:val="26"/>
              </w:rPr>
              <w:t>None.</w:t>
            </w:r>
          </w:p>
        </w:tc>
      </w:tr>
    </w:tbl>
    <w:p w14:paraId="6FFE76E1" w14:textId="77777777" w:rsidR="00E749C0" w:rsidRDefault="00E749C0" w:rsidP="00E463B0">
      <w:r>
        <w:br w:type="page"/>
      </w:r>
    </w:p>
    <w:p w14:paraId="1F6221D3" w14:textId="5AB9D498" w:rsidR="00E749C0" w:rsidRPr="00E749C0" w:rsidRDefault="00E749C0" w:rsidP="004608B6">
      <w:pPr>
        <w:pStyle w:val="Caption"/>
      </w:pPr>
      <w:bookmarkStart w:id="162" w:name="_Toc219315571"/>
      <w:r w:rsidRPr="00E749C0">
        <w:lastRenderedPageBreak/>
        <w:t xml:space="preserve">Table </w:t>
      </w:r>
      <w:r>
        <w:fldChar w:fldCharType="begin"/>
      </w:r>
      <w:r>
        <w:instrText>STYLEREF 2 \s</w:instrText>
      </w:r>
      <w:r>
        <w:fldChar w:fldCharType="separate"/>
      </w:r>
      <w:r w:rsidR="00FE47B3">
        <w:rPr>
          <w:noProof/>
          <w:cs/>
        </w:rPr>
        <w:t>‎</w:t>
      </w:r>
      <w:r w:rsidR="00FE47B3">
        <w:rPr>
          <w:noProof/>
        </w:rPr>
        <w:t>2.4</w:t>
      </w:r>
      <w:r>
        <w:fldChar w:fldCharType="end"/>
      </w:r>
      <w:r w:rsidR="002947CC">
        <w:noBreakHyphen/>
      </w:r>
      <w:r>
        <w:fldChar w:fldCharType="begin"/>
      </w:r>
      <w:r>
        <w:instrText>SEQ Table \* ARABIC \s 2</w:instrText>
      </w:r>
      <w:r>
        <w:fldChar w:fldCharType="separate"/>
      </w:r>
      <w:r w:rsidR="00FE47B3">
        <w:rPr>
          <w:noProof/>
        </w:rPr>
        <w:t>10</w:t>
      </w:r>
      <w:r>
        <w:fldChar w:fldCharType="end"/>
      </w:r>
      <w:r w:rsidRPr="00E749C0">
        <w:t>: UC-10 Product management</w:t>
      </w:r>
      <w:bookmarkEnd w:id="162"/>
    </w:p>
    <w:tbl>
      <w:tblPr>
        <w:tblW w:w="0" w:type="auto"/>
        <w:tblLayout w:type="fixed"/>
        <w:tblLook w:val="04A0" w:firstRow="1" w:lastRow="0" w:firstColumn="1" w:lastColumn="0" w:noHBand="0" w:noVBand="1"/>
      </w:tblPr>
      <w:tblGrid>
        <w:gridCol w:w="2427"/>
        <w:gridCol w:w="2243"/>
        <w:gridCol w:w="2476"/>
        <w:gridCol w:w="2472"/>
      </w:tblGrid>
      <w:tr w:rsidR="7722F8AF" w:rsidRPr="000D5B76" w14:paraId="3B42A0F2" w14:textId="77777777" w:rsidTr="000D5B76">
        <w:trPr>
          <w:trHeight w:val="20"/>
          <w:tblHeader/>
        </w:trPr>
        <w:tc>
          <w:tcPr>
            <w:tcW w:w="242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ECE1"/>
            <w:tcMar>
              <w:top w:w="23" w:type="dxa"/>
              <w:left w:w="120" w:type="dxa"/>
              <w:bottom w:w="23" w:type="dxa"/>
              <w:right w:w="120" w:type="dxa"/>
            </w:tcMar>
            <w:vAlign w:val="center"/>
          </w:tcPr>
          <w:p w14:paraId="5F7C6B11" w14:textId="00C0DEB1" w:rsidR="7722F8AF" w:rsidRPr="000D5B76" w:rsidRDefault="7722F8AF" w:rsidP="00E463B0">
            <w:pPr>
              <w:ind w:firstLine="0"/>
              <w:jc w:val="center"/>
              <w:rPr>
                <w:b/>
                <w:bCs/>
              </w:rPr>
            </w:pPr>
            <w:r w:rsidRPr="000D5B76">
              <w:rPr>
                <w:b/>
                <w:bCs/>
                <w:lang w:val="vi"/>
              </w:rPr>
              <w:t>ID and Name:</w:t>
            </w:r>
          </w:p>
        </w:tc>
        <w:tc>
          <w:tcPr>
            <w:tcW w:w="7191"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ECE1"/>
            <w:tcMar>
              <w:top w:w="23" w:type="dxa"/>
              <w:left w:w="120" w:type="dxa"/>
              <w:bottom w:w="23" w:type="dxa"/>
              <w:right w:w="120" w:type="dxa"/>
            </w:tcMar>
            <w:vAlign w:val="center"/>
          </w:tcPr>
          <w:p w14:paraId="0C927612" w14:textId="193E4E9D" w:rsidR="7722F8AF" w:rsidRPr="000D5B76" w:rsidRDefault="7722F8AF" w:rsidP="00E463B0">
            <w:pPr>
              <w:jc w:val="center"/>
              <w:rPr>
                <w:b/>
                <w:bCs/>
              </w:rPr>
            </w:pPr>
            <w:r w:rsidRPr="000D5B76">
              <w:rPr>
                <w:b/>
                <w:bCs/>
                <w:lang w:val="vi"/>
              </w:rPr>
              <w:t>UC-</w:t>
            </w:r>
            <w:r w:rsidR="2801EB28" w:rsidRPr="000D5B76">
              <w:rPr>
                <w:b/>
                <w:bCs/>
                <w:szCs w:val="26"/>
                <w:lang w:val="vi"/>
              </w:rPr>
              <w:t>10 Product</w:t>
            </w:r>
            <w:r w:rsidRPr="000D5B76">
              <w:rPr>
                <w:b/>
                <w:bCs/>
                <w:lang w:val="vi"/>
              </w:rPr>
              <w:t xml:space="preserve"> management</w:t>
            </w:r>
          </w:p>
        </w:tc>
      </w:tr>
      <w:tr w:rsidR="00D15A54" w14:paraId="2A0AC1A6" w14:textId="77777777">
        <w:trPr>
          <w:trHeight w:val="20"/>
        </w:trPr>
        <w:tc>
          <w:tcPr>
            <w:tcW w:w="24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74460852" w14:textId="75B9A237" w:rsidR="00D15A54" w:rsidRDefault="00D15A54" w:rsidP="00E463B0">
            <w:pPr>
              <w:ind w:firstLine="0"/>
              <w:jc w:val="center"/>
            </w:pPr>
            <w:r w:rsidRPr="7722F8AF">
              <w:rPr>
                <w:lang w:val="vi"/>
              </w:rPr>
              <w:t>Created By:</w:t>
            </w:r>
          </w:p>
        </w:tc>
        <w:tc>
          <w:tcPr>
            <w:tcW w:w="7191"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7780CA4C" w14:textId="2C400B6A" w:rsidR="00D15A54" w:rsidRDefault="00D15A54" w:rsidP="00E463B0">
            <w:pPr>
              <w:jc w:val="center"/>
            </w:pPr>
            <w:r w:rsidRPr="00B30C74">
              <w:t>Group 2</w:t>
            </w:r>
          </w:p>
        </w:tc>
      </w:tr>
      <w:tr w:rsidR="7722F8AF" w14:paraId="4AE2F4A1" w14:textId="77777777" w:rsidTr="000D5B76">
        <w:trPr>
          <w:trHeight w:val="20"/>
        </w:trPr>
        <w:tc>
          <w:tcPr>
            <w:tcW w:w="24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2EC05C22" w14:textId="03E19CC4" w:rsidR="7722F8AF" w:rsidRDefault="7722F8AF" w:rsidP="00E463B0">
            <w:pPr>
              <w:ind w:firstLine="0"/>
              <w:jc w:val="center"/>
            </w:pPr>
            <w:r w:rsidRPr="7722F8AF">
              <w:rPr>
                <w:lang w:val="vi"/>
              </w:rPr>
              <w:t>Primary Actor:</w:t>
            </w:r>
          </w:p>
        </w:tc>
        <w:tc>
          <w:tcPr>
            <w:tcW w:w="22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452D6899" w14:textId="2A1E8A18" w:rsidR="7722F8AF" w:rsidRDefault="7722F8AF" w:rsidP="00E463B0">
            <w:pPr>
              <w:ind w:firstLine="0"/>
              <w:jc w:val="left"/>
            </w:pPr>
            <w:r w:rsidRPr="7722F8AF">
              <w:rPr>
                <w:lang w:val="vi"/>
              </w:rPr>
              <w:t>Admin</w:t>
            </w:r>
          </w:p>
        </w:tc>
        <w:tc>
          <w:tcPr>
            <w:tcW w:w="24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538A5AA2" w14:textId="48BB6EDC" w:rsidR="7722F8AF" w:rsidRDefault="7722F8AF" w:rsidP="00E463B0">
            <w:pPr>
              <w:ind w:firstLine="0"/>
              <w:jc w:val="left"/>
              <w:rPr>
                <w:lang w:val="vi"/>
              </w:rPr>
            </w:pPr>
          </w:p>
        </w:tc>
        <w:tc>
          <w:tcPr>
            <w:tcW w:w="24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355346C6" w14:textId="6F39407B" w:rsidR="7722F8AF" w:rsidRDefault="7722F8AF" w:rsidP="00E463B0">
            <w:pPr>
              <w:ind w:firstLine="0"/>
              <w:jc w:val="left"/>
              <w:rPr>
                <w:lang w:val="vi"/>
              </w:rPr>
            </w:pPr>
          </w:p>
        </w:tc>
      </w:tr>
      <w:tr w:rsidR="7722F8AF" w14:paraId="73EDC5A7" w14:textId="77777777" w:rsidTr="000D5B76">
        <w:trPr>
          <w:trHeight w:val="20"/>
        </w:trPr>
        <w:tc>
          <w:tcPr>
            <w:tcW w:w="24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55ACF78F" w14:textId="2844BB0D" w:rsidR="7722F8AF" w:rsidRDefault="7722F8AF" w:rsidP="00E463B0">
            <w:pPr>
              <w:ind w:firstLine="0"/>
              <w:jc w:val="center"/>
            </w:pPr>
            <w:r w:rsidRPr="7722F8AF">
              <w:rPr>
                <w:lang w:val="vi"/>
              </w:rPr>
              <w:t>Description:</w:t>
            </w:r>
          </w:p>
        </w:tc>
        <w:tc>
          <w:tcPr>
            <w:tcW w:w="7191"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481A6A72" w14:textId="79F75003" w:rsidR="7722F8AF" w:rsidRDefault="11FC985D" w:rsidP="00E463B0">
            <w:pPr>
              <w:ind w:firstLine="0"/>
            </w:pPr>
            <w:r w:rsidRPr="7B481418">
              <w:rPr>
                <w:szCs w:val="26"/>
              </w:rPr>
              <w:t>The Admin defines and updates product specifications such as name, price, image, and description.</w:t>
            </w:r>
          </w:p>
        </w:tc>
      </w:tr>
      <w:tr w:rsidR="7722F8AF" w14:paraId="7D655035" w14:textId="77777777" w:rsidTr="000D5B76">
        <w:trPr>
          <w:trHeight w:val="20"/>
        </w:trPr>
        <w:tc>
          <w:tcPr>
            <w:tcW w:w="24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71222D80" w14:textId="226AF534" w:rsidR="7722F8AF" w:rsidRDefault="7722F8AF" w:rsidP="00E463B0">
            <w:pPr>
              <w:ind w:firstLine="0"/>
              <w:jc w:val="center"/>
            </w:pPr>
            <w:r w:rsidRPr="7722F8AF">
              <w:rPr>
                <w:lang w:val="vi"/>
              </w:rPr>
              <w:t>Trigger:</w:t>
            </w:r>
          </w:p>
        </w:tc>
        <w:tc>
          <w:tcPr>
            <w:tcW w:w="7191"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0D088C9E" w14:textId="68D712DE" w:rsidR="7722F8AF" w:rsidRDefault="670C0211" w:rsidP="00E463B0">
            <w:pPr>
              <w:ind w:firstLine="0"/>
            </w:pPr>
            <w:r w:rsidRPr="7B481418">
              <w:rPr>
                <w:szCs w:val="26"/>
              </w:rPr>
              <w:t>The Admin selects "Products" and clicks "Add Product".</w:t>
            </w:r>
          </w:p>
        </w:tc>
      </w:tr>
      <w:tr w:rsidR="7722F8AF" w14:paraId="02E0DA12" w14:textId="77777777" w:rsidTr="00364237">
        <w:trPr>
          <w:trHeight w:val="317"/>
        </w:trPr>
        <w:tc>
          <w:tcPr>
            <w:tcW w:w="24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20057618" w14:textId="7898CAD3" w:rsidR="7722F8AF" w:rsidRDefault="7722F8AF" w:rsidP="00E463B0">
            <w:pPr>
              <w:ind w:firstLine="0"/>
              <w:jc w:val="center"/>
            </w:pPr>
            <w:r w:rsidRPr="7722F8AF">
              <w:rPr>
                <w:lang w:val="vi"/>
              </w:rPr>
              <w:t>Preconditions:</w:t>
            </w:r>
          </w:p>
        </w:tc>
        <w:tc>
          <w:tcPr>
            <w:tcW w:w="7191"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302EE0BD" w14:textId="1C6F8724" w:rsidR="7722F8AF" w:rsidRDefault="7722F8AF" w:rsidP="00E463B0">
            <w:pPr>
              <w:pStyle w:val="ListBullet"/>
            </w:pPr>
            <w:r w:rsidRPr="7722F8AF">
              <w:t>PRE-1: The User is logged in as Admin.</w:t>
            </w:r>
          </w:p>
        </w:tc>
      </w:tr>
      <w:tr w:rsidR="7722F8AF" w14:paraId="4427F5A8" w14:textId="77777777" w:rsidTr="000D5B76">
        <w:trPr>
          <w:trHeight w:val="20"/>
        </w:trPr>
        <w:tc>
          <w:tcPr>
            <w:tcW w:w="24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23E54998" w14:textId="2FF280F7" w:rsidR="7722F8AF" w:rsidRDefault="7722F8AF" w:rsidP="00E463B0">
            <w:pPr>
              <w:ind w:firstLine="0"/>
              <w:jc w:val="center"/>
            </w:pPr>
            <w:r w:rsidRPr="7722F8AF">
              <w:rPr>
                <w:lang w:val="vi"/>
              </w:rPr>
              <w:t>Postconditions:</w:t>
            </w:r>
          </w:p>
        </w:tc>
        <w:tc>
          <w:tcPr>
            <w:tcW w:w="7191"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77A7E8AB" w14:textId="19F7EED6" w:rsidR="7722F8AF" w:rsidRDefault="7722F8AF" w:rsidP="00E463B0">
            <w:pPr>
              <w:pStyle w:val="ListBullet"/>
            </w:pPr>
            <w:r>
              <w:t xml:space="preserve">POST-1: </w:t>
            </w:r>
            <w:r w:rsidR="28A9666A" w:rsidRPr="7B481418">
              <w:t>Product information is saved to the catalog</w:t>
            </w:r>
            <w:r>
              <w:t>.</w:t>
            </w:r>
          </w:p>
        </w:tc>
      </w:tr>
      <w:tr w:rsidR="7722F8AF" w14:paraId="62782EF7" w14:textId="77777777" w:rsidTr="000D5B76">
        <w:trPr>
          <w:trHeight w:val="20"/>
        </w:trPr>
        <w:tc>
          <w:tcPr>
            <w:tcW w:w="24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5E800078" w14:textId="361697F5" w:rsidR="7722F8AF" w:rsidRDefault="7722F8AF" w:rsidP="00E463B0">
            <w:pPr>
              <w:ind w:firstLine="0"/>
              <w:jc w:val="center"/>
            </w:pPr>
            <w:r w:rsidRPr="7722F8AF">
              <w:rPr>
                <w:lang w:val="vi"/>
              </w:rPr>
              <w:t>Normal Flow:</w:t>
            </w:r>
          </w:p>
        </w:tc>
        <w:tc>
          <w:tcPr>
            <w:tcW w:w="7191"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38622063" w14:textId="7C991862" w:rsidR="7722F8AF" w:rsidRDefault="0E9C95C3" w:rsidP="00E463B0">
            <w:pPr>
              <w:pStyle w:val="ListParagraph"/>
              <w:numPr>
                <w:ilvl w:val="0"/>
                <w:numId w:val="24"/>
              </w:numPr>
            </w:pPr>
            <w:r w:rsidRPr="291B11EA">
              <w:t xml:space="preserve"> The Admin opens the "Add Product" form.</w:t>
            </w:r>
          </w:p>
          <w:p w14:paraId="15FD2223" w14:textId="0147FBF6" w:rsidR="7722F8AF" w:rsidRDefault="0E9C95C3" w:rsidP="00E463B0">
            <w:pPr>
              <w:pStyle w:val="ListParagraph"/>
              <w:numPr>
                <w:ilvl w:val="0"/>
                <w:numId w:val="24"/>
              </w:numPr>
            </w:pPr>
            <w:r w:rsidRPr="291B11EA">
              <w:t xml:space="preserve"> The Admin enters product details (Name, Unit Price, Image).</w:t>
            </w:r>
          </w:p>
          <w:p w14:paraId="3278CECB" w14:textId="475EA96B" w:rsidR="7722F8AF" w:rsidRDefault="0E9C95C3" w:rsidP="00E463B0">
            <w:pPr>
              <w:pStyle w:val="ListParagraph"/>
              <w:numPr>
                <w:ilvl w:val="0"/>
                <w:numId w:val="24"/>
              </w:numPr>
            </w:pPr>
            <w:r w:rsidRPr="291B11EA">
              <w:t xml:space="preserve"> The Admin assigns the product to a Category.</w:t>
            </w:r>
          </w:p>
          <w:p w14:paraId="6E8D8BE7" w14:textId="18BB6536" w:rsidR="7722F8AF" w:rsidRDefault="0E9C95C3" w:rsidP="00E463B0">
            <w:pPr>
              <w:pStyle w:val="ListParagraph"/>
              <w:numPr>
                <w:ilvl w:val="0"/>
                <w:numId w:val="24"/>
              </w:numPr>
            </w:pPr>
            <w:r w:rsidRPr="291B11EA">
              <w:t xml:space="preserve"> The Admin clicks "Save".</w:t>
            </w:r>
          </w:p>
          <w:p w14:paraId="0A4E57C8" w14:textId="05372580" w:rsidR="7722F8AF" w:rsidRDefault="0E9C95C3" w:rsidP="00E463B0">
            <w:pPr>
              <w:pStyle w:val="ListParagraph"/>
              <w:numPr>
                <w:ilvl w:val="0"/>
                <w:numId w:val="24"/>
              </w:numPr>
            </w:pPr>
            <w:r w:rsidRPr="291B11EA">
              <w:t xml:space="preserve"> </w:t>
            </w:r>
            <w:r w:rsidR="7722F8AF" w:rsidRPr="291B11EA">
              <w:t xml:space="preserve">The system </w:t>
            </w:r>
            <w:r w:rsidRPr="291B11EA">
              <w:t>adds the new product to</w:t>
            </w:r>
            <w:r w:rsidR="7722F8AF" w:rsidRPr="291B11EA">
              <w:t xml:space="preserve"> the database.</w:t>
            </w:r>
          </w:p>
        </w:tc>
      </w:tr>
      <w:tr w:rsidR="7722F8AF" w14:paraId="0FEA0CEF" w14:textId="77777777" w:rsidTr="00573B6D">
        <w:trPr>
          <w:trHeight w:val="195"/>
        </w:trPr>
        <w:tc>
          <w:tcPr>
            <w:tcW w:w="24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1930F13A" w14:textId="59F33ADB" w:rsidR="7722F8AF" w:rsidRDefault="7722F8AF" w:rsidP="00E463B0">
            <w:pPr>
              <w:ind w:firstLine="0"/>
              <w:jc w:val="center"/>
            </w:pPr>
            <w:r w:rsidRPr="7722F8AF">
              <w:rPr>
                <w:lang w:val="vi"/>
              </w:rPr>
              <w:t>Alternative Flows:</w:t>
            </w:r>
          </w:p>
        </w:tc>
        <w:tc>
          <w:tcPr>
            <w:tcW w:w="7191"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3B1D2633" w14:textId="2CA7BC99" w:rsidR="7722F8AF" w:rsidRDefault="7722F8AF" w:rsidP="00E463B0">
            <w:pPr>
              <w:spacing w:before="240" w:after="240"/>
              <w:ind w:firstLine="0"/>
            </w:pPr>
            <w:r w:rsidRPr="7722F8AF">
              <w:rPr>
                <w:szCs w:val="26"/>
              </w:rPr>
              <w:t>None.</w:t>
            </w:r>
          </w:p>
        </w:tc>
      </w:tr>
    </w:tbl>
    <w:p w14:paraId="359F38D7" w14:textId="77777777" w:rsidR="004D081A" w:rsidRDefault="004D081A" w:rsidP="00E463B0">
      <w:r>
        <w:br w:type="page"/>
      </w:r>
    </w:p>
    <w:p w14:paraId="693F4424" w14:textId="771E0647" w:rsidR="004D081A" w:rsidRPr="004D081A" w:rsidRDefault="004D081A" w:rsidP="004608B6">
      <w:pPr>
        <w:pStyle w:val="Caption"/>
      </w:pPr>
      <w:bookmarkStart w:id="163" w:name="_Toc219315572"/>
      <w:r w:rsidRPr="004D081A">
        <w:lastRenderedPageBreak/>
        <w:t xml:space="preserve">Table </w:t>
      </w:r>
      <w:r>
        <w:fldChar w:fldCharType="begin"/>
      </w:r>
      <w:r>
        <w:instrText>STYLEREF 2 \s</w:instrText>
      </w:r>
      <w:r>
        <w:fldChar w:fldCharType="separate"/>
      </w:r>
      <w:r w:rsidR="00FE47B3">
        <w:rPr>
          <w:noProof/>
          <w:cs/>
        </w:rPr>
        <w:t>‎</w:t>
      </w:r>
      <w:r w:rsidR="00FE47B3">
        <w:rPr>
          <w:noProof/>
        </w:rPr>
        <w:t>2.4</w:t>
      </w:r>
      <w:r>
        <w:fldChar w:fldCharType="end"/>
      </w:r>
      <w:r w:rsidR="002947CC">
        <w:noBreakHyphen/>
      </w:r>
      <w:r>
        <w:fldChar w:fldCharType="begin"/>
      </w:r>
      <w:r>
        <w:instrText>SEQ Table \* ARABIC \s 2</w:instrText>
      </w:r>
      <w:r>
        <w:fldChar w:fldCharType="separate"/>
      </w:r>
      <w:r w:rsidR="00FE47B3">
        <w:rPr>
          <w:noProof/>
        </w:rPr>
        <w:t>11</w:t>
      </w:r>
      <w:r>
        <w:fldChar w:fldCharType="end"/>
      </w:r>
      <w:r w:rsidRPr="004D081A">
        <w:t>: Statistical report</w:t>
      </w:r>
      <w:bookmarkEnd w:id="163"/>
    </w:p>
    <w:tbl>
      <w:tblPr>
        <w:tblW w:w="5000" w:type="pct"/>
        <w:tblLook w:val="04A0" w:firstRow="1" w:lastRow="0" w:firstColumn="1" w:lastColumn="0" w:noHBand="0" w:noVBand="1"/>
      </w:tblPr>
      <w:tblGrid>
        <w:gridCol w:w="2427"/>
        <w:gridCol w:w="2243"/>
        <w:gridCol w:w="2476"/>
        <w:gridCol w:w="2472"/>
      </w:tblGrid>
      <w:tr w:rsidR="291B11EA" w14:paraId="27CA384F" w14:textId="77777777" w:rsidTr="00AE0B3F">
        <w:trPr>
          <w:trHeight w:val="20"/>
          <w:tblHeader/>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ECE1"/>
            <w:tcMar>
              <w:top w:w="23" w:type="dxa"/>
              <w:left w:w="120" w:type="dxa"/>
              <w:bottom w:w="23" w:type="dxa"/>
              <w:right w:w="120" w:type="dxa"/>
            </w:tcMar>
            <w:vAlign w:val="center"/>
          </w:tcPr>
          <w:p w14:paraId="283E405C" w14:textId="00C0DEB1" w:rsidR="291B11EA" w:rsidRPr="00AE0B3F" w:rsidRDefault="291B11EA" w:rsidP="00E463B0">
            <w:pPr>
              <w:ind w:firstLine="0"/>
              <w:jc w:val="center"/>
              <w:rPr>
                <w:b/>
                <w:bCs/>
              </w:rPr>
            </w:pPr>
            <w:r w:rsidRPr="00AE0B3F">
              <w:rPr>
                <w:b/>
                <w:bCs/>
                <w:lang w:val="vi"/>
              </w:rPr>
              <w:t>ID and Name:</w:t>
            </w:r>
          </w:p>
        </w:tc>
        <w:tc>
          <w:tcPr>
            <w:tcW w:w="3738"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ECE1"/>
            <w:tcMar>
              <w:top w:w="23" w:type="dxa"/>
              <w:left w:w="120" w:type="dxa"/>
              <w:bottom w:w="23" w:type="dxa"/>
              <w:right w:w="120" w:type="dxa"/>
            </w:tcMar>
            <w:vAlign w:val="center"/>
          </w:tcPr>
          <w:p w14:paraId="1FE7E2AD" w14:textId="505FF2A8" w:rsidR="501224F1" w:rsidRPr="00AE0B3F" w:rsidRDefault="501224F1" w:rsidP="00E463B0">
            <w:pPr>
              <w:jc w:val="center"/>
              <w:rPr>
                <w:b/>
                <w:bCs/>
              </w:rPr>
            </w:pPr>
            <w:r w:rsidRPr="00AE0B3F">
              <w:rPr>
                <w:b/>
                <w:bCs/>
                <w:szCs w:val="26"/>
                <w:lang w:val="vi"/>
              </w:rPr>
              <w:t>UC-11 Statistical report</w:t>
            </w:r>
          </w:p>
        </w:tc>
      </w:tr>
      <w:tr w:rsidR="006B335F" w14:paraId="5F3B1C72" w14:textId="77777777" w:rsidTr="006B335F">
        <w:trPr>
          <w:trHeight w:val="20"/>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1D996867" w14:textId="75B9A237" w:rsidR="006B335F" w:rsidRDefault="006B335F" w:rsidP="00E463B0">
            <w:pPr>
              <w:ind w:firstLine="0"/>
              <w:jc w:val="center"/>
            </w:pPr>
            <w:r w:rsidRPr="291B11EA">
              <w:rPr>
                <w:lang w:val="vi"/>
              </w:rPr>
              <w:t>Created By:</w:t>
            </w:r>
          </w:p>
        </w:tc>
        <w:tc>
          <w:tcPr>
            <w:tcW w:w="3738"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6EDC9F98" w14:textId="2E057191" w:rsidR="006B335F" w:rsidRDefault="006B335F" w:rsidP="00E463B0">
            <w:pPr>
              <w:jc w:val="center"/>
            </w:pPr>
            <w:r w:rsidRPr="00B30C74">
              <w:t>Group 2</w:t>
            </w:r>
          </w:p>
        </w:tc>
      </w:tr>
      <w:tr w:rsidR="291B11EA" w14:paraId="29DE2F72" w14:textId="77777777" w:rsidTr="00AE0B3F">
        <w:trPr>
          <w:trHeight w:val="20"/>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3BB4D44C" w14:textId="03E19CC4" w:rsidR="291B11EA" w:rsidRDefault="291B11EA" w:rsidP="00E463B0">
            <w:pPr>
              <w:ind w:firstLine="0"/>
              <w:jc w:val="center"/>
            </w:pPr>
            <w:r w:rsidRPr="291B11EA">
              <w:rPr>
                <w:lang w:val="vi"/>
              </w:rPr>
              <w:t>Primary Actor:</w:t>
            </w:r>
          </w:p>
        </w:tc>
        <w:tc>
          <w:tcPr>
            <w:tcW w:w="1166"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33BC06B6" w14:textId="2A1E8A18" w:rsidR="291B11EA" w:rsidRDefault="291B11EA" w:rsidP="00E463B0">
            <w:pPr>
              <w:ind w:firstLine="0"/>
              <w:jc w:val="left"/>
            </w:pPr>
            <w:r w:rsidRPr="291B11EA">
              <w:rPr>
                <w:lang w:val="vi"/>
              </w:rPr>
              <w:t>Admin</w:t>
            </w:r>
          </w:p>
        </w:tc>
        <w:tc>
          <w:tcPr>
            <w:tcW w:w="1287"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76DE29A4" w14:textId="48BB6EDC" w:rsidR="291B11EA" w:rsidRDefault="291B11EA" w:rsidP="00E463B0">
            <w:pPr>
              <w:ind w:firstLine="0"/>
              <w:jc w:val="left"/>
              <w:rPr>
                <w:lang w:val="vi"/>
              </w:rPr>
            </w:pPr>
          </w:p>
        </w:tc>
        <w:tc>
          <w:tcPr>
            <w:tcW w:w="1285"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3C855B14" w14:textId="6F39407B" w:rsidR="291B11EA" w:rsidRDefault="291B11EA" w:rsidP="00E463B0">
            <w:pPr>
              <w:ind w:firstLine="0"/>
              <w:jc w:val="left"/>
              <w:rPr>
                <w:lang w:val="vi"/>
              </w:rPr>
            </w:pPr>
          </w:p>
        </w:tc>
      </w:tr>
      <w:tr w:rsidR="291B11EA" w14:paraId="3AA5CC94" w14:textId="77777777" w:rsidTr="00AE0B3F">
        <w:trPr>
          <w:trHeight w:val="20"/>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60F895DC" w14:textId="2844BB0D" w:rsidR="291B11EA" w:rsidRDefault="291B11EA" w:rsidP="00E463B0">
            <w:pPr>
              <w:ind w:firstLine="0"/>
              <w:jc w:val="center"/>
            </w:pPr>
            <w:r w:rsidRPr="291B11EA">
              <w:rPr>
                <w:lang w:val="vi"/>
              </w:rPr>
              <w:t>Description:</w:t>
            </w:r>
          </w:p>
        </w:tc>
        <w:tc>
          <w:tcPr>
            <w:tcW w:w="3738"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741F1EA5" w14:textId="04357536" w:rsidR="1E79E197" w:rsidRDefault="1E79E197" w:rsidP="00E463B0">
            <w:pPr>
              <w:ind w:firstLine="0"/>
            </w:pPr>
            <w:r w:rsidRPr="291B11EA">
              <w:rPr>
                <w:szCs w:val="26"/>
              </w:rPr>
              <w:t>The Admin views visual reports and charts regarding business performance, such as total revenue, sold quantities, and inventory status.</w:t>
            </w:r>
          </w:p>
        </w:tc>
      </w:tr>
      <w:tr w:rsidR="291B11EA" w14:paraId="0A0683CF" w14:textId="77777777" w:rsidTr="00AE0B3F">
        <w:trPr>
          <w:trHeight w:val="20"/>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4E33A131" w14:textId="226AF534" w:rsidR="291B11EA" w:rsidRDefault="291B11EA" w:rsidP="00E463B0">
            <w:pPr>
              <w:ind w:firstLine="0"/>
              <w:jc w:val="center"/>
            </w:pPr>
            <w:r w:rsidRPr="291B11EA">
              <w:rPr>
                <w:lang w:val="vi"/>
              </w:rPr>
              <w:t>Trigger:</w:t>
            </w:r>
          </w:p>
        </w:tc>
        <w:tc>
          <w:tcPr>
            <w:tcW w:w="3738"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0C00EB19" w14:textId="30C578C1" w:rsidR="48292091" w:rsidRDefault="48292091" w:rsidP="00E463B0">
            <w:pPr>
              <w:ind w:firstLine="0"/>
            </w:pPr>
            <w:r w:rsidRPr="291B11EA">
              <w:rPr>
                <w:szCs w:val="26"/>
              </w:rPr>
              <w:t>The Admin clicks on the "Reports" menu.</w:t>
            </w:r>
          </w:p>
        </w:tc>
      </w:tr>
      <w:tr w:rsidR="291B11EA" w14:paraId="11358F0B" w14:textId="77777777" w:rsidTr="00AE0B3F">
        <w:trPr>
          <w:trHeight w:val="20"/>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15AD64E9" w14:textId="7898CAD3" w:rsidR="291B11EA" w:rsidRDefault="291B11EA" w:rsidP="00E463B0">
            <w:pPr>
              <w:ind w:firstLine="0"/>
              <w:jc w:val="center"/>
            </w:pPr>
            <w:r w:rsidRPr="291B11EA">
              <w:rPr>
                <w:lang w:val="vi"/>
              </w:rPr>
              <w:t>Preconditions:</w:t>
            </w:r>
          </w:p>
        </w:tc>
        <w:tc>
          <w:tcPr>
            <w:tcW w:w="3738"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61F72109" w14:textId="7A6CF9C9" w:rsidR="291B11EA" w:rsidRDefault="291B11EA" w:rsidP="00E463B0">
            <w:pPr>
              <w:pStyle w:val="ListBullet"/>
            </w:pPr>
            <w:r w:rsidRPr="291B11EA">
              <w:t xml:space="preserve">PRE-1: </w:t>
            </w:r>
            <w:r w:rsidR="337B4CC1" w:rsidRPr="291B11EA">
              <w:t>The User is logged in as Admin.</w:t>
            </w:r>
          </w:p>
          <w:p w14:paraId="4F261F3A" w14:textId="4B006939" w:rsidR="337B4CC1" w:rsidRDefault="337B4CC1" w:rsidP="00E463B0">
            <w:pPr>
              <w:pStyle w:val="ListBullet"/>
            </w:pPr>
            <w:r w:rsidRPr="291B11EA">
              <w:t>PRE-2: Transaction data exists in the system.</w:t>
            </w:r>
          </w:p>
        </w:tc>
      </w:tr>
      <w:tr w:rsidR="291B11EA" w14:paraId="12668F06" w14:textId="77777777" w:rsidTr="00AE0B3F">
        <w:trPr>
          <w:trHeight w:val="20"/>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29015527" w14:textId="2FF280F7" w:rsidR="291B11EA" w:rsidRDefault="291B11EA" w:rsidP="00E463B0">
            <w:pPr>
              <w:ind w:firstLine="0"/>
              <w:jc w:val="center"/>
            </w:pPr>
            <w:r w:rsidRPr="291B11EA">
              <w:rPr>
                <w:lang w:val="vi"/>
              </w:rPr>
              <w:t>Postconditions:</w:t>
            </w:r>
          </w:p>
        </w:tc>
        <w:tc>
          <w:tcPr>
            <w:tcW w:w="3738"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57467367" w14:textId="5B9DB7F3" w:rsidR="291B11EA" w:rsidRDefault="291B11EA" w:rsidP="00E463B0">
            <w:pPr>
              <w:pStyle w:val="ListBullet"/>
            </w:pPr>
            <w:r>
              <w:t xml:space="preserve">POST-1: </w:t>
            </w:r>
            <w:r w:rsidR="5C015ACE" w:rsidRPr="291B11EA">
              <w:t>Analytical data is displayed via charts or tables.</w:t>
            </w:r>
          </w:p>
        </w:tc>
      </w:tr>
      <w:tr w:rsidR="291B11EA" w14:paraId="6027DEEB" w14:textId="77777777" w:rsidTr="00AE0B3F">
        <w:trPr>
          <w:trHeight w:val="20"/>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01FD00E3" w14:textId="361697F5" w:rsidR="291B11EA" w:rsidRDefault="291B11EA" w:rsidP="00E463B0">
            <w:pPr>
              <w:ind w:firstLine="0"/>
              <w:jc w:val="center"/>
            </w:pPr>
            <w:r w:rsidRPr="291B11EA">
              <w:rPr>
                <w:lang w:val="vi"/>
              </w:rPr>
              <w:t>Normal Flow:</w:t>
            </w:r>
          </w:p>
        </w:tc>
        <w:tc>
          <w:tcPr>
            <w:tcW w:w="3738"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0CD5CFCA" w14:textId="511B17B5" w:rsidR="22587D57" w:rsidRPr="00AE0B3F" w:rsidRDefault="22587D57" w:rsidP="00E463B0">
            <w:pPr>
              <w:pStyle w:val="ListParagraph"/>
              <w:numPr>
                <w:ilvl w:val="0"/>
                <w:numId w:val="33"/>
              </w:numPr>
            </w:pPr>
            <w:r w:rsidRPr="00AE0B3F">
              <w:t xml:space="preserve"> The Admin selects the type of report (e.g., Sales Report).</w:t>
            </w:r>
          </w:p>
          <w:p w14:paraId="036BE7BE" w14:textId="1082483A" w:rsidR="22587D57" w:rsidRPr="00AE0B3F" w:rsidRDefault="22587D57" w:rsidP="00E463B0">
            <w:pPr>
              <w:pStyle w:val="ListParagraph"/>
              <w:numPr>
                <w:ilvl w:val="0"/>
                <w:numId w:val="33"/>
              </w:numPr>
            </w:pPr>
            <w:r w:rsidRPr="00AE0B3F">
              <w:t>The Admin selects the date range (Start Date - End Date).</w:t>
            </w:r>
          </w:p>
          <w:p w14:paraId="1BBBFB27" w14:textId="1EB3F181" w:rsidR="22587D57" w:rsidRPr="00AE0B3F" w:rsidRDefault="22587D57" w:rsidP="00E463B0">
            <w:pPr>
              <w:pStyle w:val="ListParagraph"/>
              <w:numPr>
                <w:ilvl w:val="0"/>
                <w:numId w:val="33"/>
              </w:numPr>
            </w:pPr>
            <w:r w:rsidRPr="00AE0B3F">
              <w:t xml:space="preserve"> The system processes the data from invoices.</w:t>
            </w:r>
          </w:p>
          <w:p w14:paraId="17B9E267" w14:textId="592FD1F2" w:rsidR="22587D57" w:rsidRDefault="22587D57" w:rsidP="00E463B0">
            <w:pPr>
              <w:pStyle w:val="ListParagraph"/>
              <w:numPr>
                <w:ilvl w:val="0"/>
                <w:numId w:val="33"/>
              </w:numPr>
            </w:pPr>
            <w:r w:rsidRPr="00AE0B3F">
              <w:t>The system renders charts and tables summarizing the results.</w:t>
            </w:r>
          </w:p>
        </w:tc>
      </w:tr>
      <w:tr w:rsidR="291B11EA" w14:paraId="621B12E9" w14:textId="77777777" w:rsidTr="00AE0B3F">
        <w:trPr>
          <w:trHeight w:val="20"/>
        </w:trPr>
        <w:tc>
          <w:tcPr>
            <w:tcW w:w="126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7275311A" w14:textId="59F33ADB" w:rsidR="291B11EA" w:rsidRDefault="291B11EA" w:rsidP="00E463B0">
            <w:pPr>
              <w:ind w:firstLine="0"/>
              <w:jc w:val="center"/>
            </w:pPr>
            <w:r w:rsidRPr="291B11EA">
              <w:rPr>
                <w:lang w:val="vi"/>
              </w:rPr>
              <w:t>Alternative Flows:</w:t>
            </w:r>
          </w:p>
        </w:tc>
        <w:tc>
          <w:tcPr>
            <w:tcW w:w="3738"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3" w:type="dxa"/>
              <w:left w:w="120" w:type="dxa"/>
              <w:bottom w:w="23" w:type="dxa"/>
              <w:right w:w="120" w:type="dxa"/>
            </w:tcMar>
            <w:vAlign w:val="center"/>
          </w:tcPr>
          <w:p w14:paraId="201253CF" w14:textId="414252B3" w:rsidR="291B11EA" w:rsidRPr="00AE0B3F" w:rsidRDefault="2C8D7FEF" w:rsidP="00E463B0">
            <w:pPr>
              <w:pStyle w:val="ListParagraph"/>
              <w:numPr>
                <w:ilvl w:val="0"/>
                <w:numId w:val="34"/>
              </w:numPr>
            </w:pPr>
            <w:r w:rsidRPr="00AE0B3F">
              <w:t>The system finds no transactions for the selected period.</w:t>
            </w:r>
          </w:p>
          <w:p w14:paraId="74EA87B2" w14:textId="3FB57F73" w:rsidR="291B11EA" w:rsidRDefault="2C8D7FEF" w:rsidP="00E463B0">
            <w:pPr>
              <w:pStyle w:val="ListParagraph"/>
              <w:numPr>
                <w:ilvl w:val="0"/>
                <w:numId w:val="34"/>
              </w:numPr>
            </w:pPr>
            <w:r w:rsidRPr="00AE0B3F">
              <w:t xml:space="preserve"> The system displays "No data available".</w:t>
            </w:r>
          </w:p>
        </w:tc>
      </w:tr>
    </w:tbl>
    <w:p w14:paraId="2168EFBC" w14:textId="300BCB40" w:rsidR="681AFFAD" w:rsidRDefault="681AFFAD" w:rsidP="00E463B0"/>
    <w:p w14:paraId="4871D996" w14:textId="77777777" w:rsidR="00A957D4" w:rsidRDefault="00A957D4" w:rsidP="00E463B0">
      <w:pPr>
        <w:ind w:firstLine="0"/>
        <w:jc w:val="left"/>
        <w:rPr>
          <w:b/>
          <w:i/>
          <w:sz w:val="28"/>
          <w:szCs w:val="26"/>
        </w:rPr>
      </w:pPr>
      <w:bookmarkStart w:id="164" w:name="_Toc219223921"/>
      <w:bookmarkStart w:id="165" w:name="_Toc219224078"/>
      <w:bookmarkStart w:id="166" w:name="_Toc219225092"/>
      <w:r>
        <w:br w:type="page"/>
      </w:r>
    </w:p>
    <w:p w14:paraId="3313BA26" w14:textId="283A091B" w:rsidR="291B11EA" w:rsidRDefault="001121AE" w:rsidP="00E463B0">
      <w:pPr>
        <w:pStyle w:val="Heading3"/>
      </w:pPr>
      <w:bookmarkStart w:id="167" w:name="_Toc219312208"/>
      <w:bookmarkStart w:id="168" w:name="_Toc219315707"/>
      <w:r w:rsidRPr="15962C97">
        <w:lastRenderedPageBreak/>
        <w:t xml:space="preserve">Activity </w:t>
      </w:r>
      <w:r w:rsidR="00131281" w:rsidRPr="15962C97">
        <w:t>diagram</w:t>
      </w:r>
      <w:bookmarkEnd w:id="164"/>
      <w:bookmarkEnd w:id="165"/>
      <w:bookmarkEnd w:id="166"/>
      <w:bookmarkEnd w:id="167"/>
      <w:bookmarkEnd w:id="168"/>
    </w:p>
    <w:p w14:paraId="5A2DF9A2" w14:textId="3D4264C2" w:rsidR="2BD843B2" w:rsidRDefault="2BD843B2" w:rsidP="00E463B0">
      <w:pPr>
        <w:pStyle w:val="Heading4"/>
      </w:pPr>
      <w:bookmarkStart w:id="169" w:name="_Toc219223922"/>
      <w:bookmarkStart w:id="170" w:name="_Toc219224079"/>
      <w:bookmarkStart w:id="171" w:name="_Toc219225093"/>
      <w:bookmarkStart w:id="172" w:name="_Toc219312209"/>
      <w:bookmarkStart w:id="173" w:name="_Toc219315708"/>
      <w:r w:rsidRPr="040692F5">
        <w:t>Sales</w:t>
      </w:r>
      <w:r w:rsidR="00A87CC6">
        <w:t xml:space="preserve"> </w:t>
      </w:r>
      <w:r w:rsidR="001121AE" w:rsidRPr="040692F5">
        <w:t>staff order process</w:t>
      </w:r>
      <w:bookmarkEnd w:id="169"/>
      <w:bookmarkEnd w:id="170"/>
      <w:bookmarkEnd w:id="171"/>
      <w:bookmarkEnd w:id="172"/>
      <w:bookmarkEnd w:id="173"/>
    </w:p>
    <w:p w14:paraId="3CB7878A" w14:textId="77777777" w:rsidR="00B21D99" w:rsidRDefault="007264AD" w:rsidP="00F04D2B">
      <w:pPr>
        <w:keepNext/>
        <w:ind w:firstLine="0"/>
        <w:jc w:val="center"/>
      </w:pPr>
      <w:r>
        <w:rPr>
          <w:noProof/>
        </w:rPr>
        <w:drawing>
          <wp:inline distT="0" distB="0" distL="0" distR="0" wp14:anchorId="78CED663" wp14:editId="201D57EC">
            <wp:extent cx="3063834" cy="6123972"/>
            <wp:effectExtent l="0" t="0" r="3810" b="0"/>
            <wp:docPr id="1349919342" name="drawing"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19342" name="drawing" descr="A diagram of a product&#10;&#10;AI-generated content may be incorrect."/>
                    <pic:cNvPicPr/>
                  </pic:nvPicPr>
                  <pic:blipFill rotWithShape="1">
                    <a:blip r:embed="rId20">
                      <a:extLst>
                        <a:ext uri="{28A0092B-C50C-407E-A947-70E740481C1C}">
                          <a14:useLocalDpi xmlns:a14="http://schemas.microsoft.com/office/drawing/2010/main"/>
                        </a:ext>
                      </a:extLst>
                    </a:blip>
                    <a:srcRect r="12066"/>
                    <a:stretch/>
                  </pic:blipFill>
                  <pic:spPr bwMode="auto">
                    <a:xfrm>
                      <a:off x="0" y="0"/>
                      <a:ext cx="3064136" cy="6124575"/>
                    </a:xfrm>
                    <a:prstGeom prst="rect">
                      <a:avLst/>
                    </a:prstGeom>
                    <a:ln>
                      <a:noFill/>
                    </a:ln>
                    <a:extLst>
                      <a:ext uri="{53640926-AAD7-44D8-BBD7-CCE9431645EC}">
                        <a14:shadowObscured xmlns:a14="http://schemas.microsoft.com/office/drawing/2010/main"/>
                      </a:ext>
                    </a:extLst>
                  </pic:spPr>
                </pic:pic>
              </a:graphicData>
            </a:graphic>
          </wp:inline>
        </w:drawing>
      </w:r>
    </w:p>
    <w:p w14:paraId="680BE17A" w14:textId="30F9B3D8" w:rsidR="00BF6F95" w:rsidRDefault="00B21D99" w:rsidP="004608B6">
      <w:pPr>
        <w:pStyle w:val="Caption"/>
      </w:pPr>
      <w:bookmarkStart w:id="174" w:name="_Toc219315493"/>
      <w:r>
        <w:t xml:space="preserve">Figure </w:t>
      </w:r>
      <w:r>
        <w:fldChar w:fldCharType="begin"/>
      </w:r>
      <w:r>
        <w:instrText>STYLEREF 2 \s</w:instrText>
      </w:r>
      <w:r>
        <w:fldChar w:fldCharType="separate"/>
      </w:r>
      <w:r w:rsidR="00FE47B3">
        <w:rPr>
          <w:noProof/>
          <w:cs/>
        </w:rPr>
        <w:t>‎</w:t>
      </w:r>
      <w:r w:rsidR="00FE47B3">
        <w:rPr>
          <w:noProof/>
        </w:rPr>
        <w:t>2.4</w:t>
      </w:r>
      <w:r>
        <w:fldChar w:fldCharType="end"/>
      </w:r>
      <w:r w:rsidR="00B04F6E">
        <w:noBreakHyphen/>
      </w:r>
      <w:r>
        <w:fldChar w:fldCharType="begin"/>
      </w:r>
      <w:r>
        <w:instrText>SEQ Figure \* ARABIC \s 2</w:instrText>
      </w:r>
      <w:r>
        <w:fldChar w:fldCharType="separate"/>
      </w:r>
      <w:r w:rsidR="00FE47B3">
        <w:rPr>
          <w:noProof/>
        </w:rPr>
        <w:t>2</w:t>
      </w:r>
      <w:r>
        <w:fldChar w:fldCharType="end"/>
      </w:r>
      <w:r>
        <w:t xml:space="preserve">: </w:t>
      </w:r>
      <w:r w:rsidRPr="00036502">
        <w:t>Order process diagram</w:t>
      </w:r>
      <w:bookmarkEnd w:id="174"/>
    </w:p>
    <w:p w14:paraId="526504E0" w14:textId="6224BF92" w:rsidR="6EA08997" w:rsidRDefault="6EA08997" w:rsidP="00E463B0">
      <w:r w:rsidRPr="15962C97">
        <w:t>The activity diagram illustrates the sequential workflow for the Order Creation process performed by the Sales Staff. The process commences with the staff member logging into the system and selecting the "Create Order" function. Subsequently, the user searches for and selects the appropriate customer profile to associate with the new order.</w:t>
      </w:r>
    </w:p>
    <w:p w14:paraId="3105ED1F" w14:textId="60A847B4" w:rsidR="6EA08997" w:rsidRDefault="6EA08997" w:rsidP="00E463B0">
      <w:r w:rsidRPr="15962C97">
        <w:t xml:space="preserve">Following customer selection, the workflow enters an iterative phase where the staff selects products and specifies the required quantities. A loop structure is implemented at the </w:t>
      </w:r>
      <w:r w:rsidRPr="15962C97">
        <w:lastRenderedPageBreak/>
        <w:t>"Add more products?" decision point, enabling the user to add multiple items to the order basket before proceeding. Once the product selection is finalized, the system automatically calculates the total order amount.</w:t>
      </w:r>
    </w:p>
    <w:p w14:paraId="7D0EB14D" w14:textId="7935F5A3" w:rsidR="0AFE6CA9" w:rsidRDefault="6EA08997" w:rsidP="009D3C19">
      <w:r w:rsidRPr="15962C97">
        <w:t>A critical validation step follows, where the system checks the availability of stock for the selected items. If the stock is insufficient, the system displays an out-of-stock message and prompts the user to modify the order. Conversely, if the stock is available, the process proceeds to the confirmation phase. The system saves the order, creates detailed order records, and automatically updates the product stock levels in the database. Finally, the order history is recorded, and an invoice is generated, marking the successful conclusion of the transaction.</w:t>
      </w:r>
    </w:p>
    <w:p w14:paraId="37A6CDC7" w14:textId="68117A78" w:rsidR="7E3BF16D" w:rsidRDefault="2F58826D" w:rsidP="22C9BFD9">
      <w:pPr>
        <w:pStyle w:val="Heading4"/>
        <w:rPr>
          <w:sz w:val="24"/>
          <w:szCs w:val="24"/>
          <w:lang w:val="fr-FR"/>
        </w:rPr>
      </w:pPr>
      <w:bookmarkStart w:id="175" w:name="_Toc219223923"/>
      <w:bookmarkStart w:id="176" w:name="_Toc219224080"/>
      <w:bookmarkStart w:id="177" w:name="_Toc219225094"/>
      <w:bookmarkStart w:id="178" w:name="_Toc219312210"/>
      <w:bookmarkStart w:id="179" w:name="_Toc219315709"/>
      <w:r w:rsidRPr="22C9BFD9">
        <w:rPr>
          <w:lang w:val="fr-FR"/>
        </w:rPr>
        <w:t xml:space="preserve">Warehouse </w:t>
      </w:r>
      <w:r w:rsidR="1E4BE2FA" w:rsidRPr="22C9BFD9">
        <w:rPr>
          <w:lang w:val="fr-FR"/>
        </w:rPr>
        <w:t>import products</w:t>
      </w:r>
      <w:bookmarkEnd w:id="175"/>
      <w:bookmarkEnd w:id="176"/>
      <w:bookmarkEnd w:id="177"/>
      <w:bookmarkEnd w:id="178"/>
      <w:bookmarkEnd w:id="179"/>
    </w:p>
    <w:p w14:paraId="4531F363" w14:textId="4496CC4E" w:rsidR="00493135" w:rsidRDefault="00321D9D" w:rsidP="00E463B0">
      <w:pPr>
        <w:keepNext/>
        <w:ind w:firstLine="0"/>
        <w:jc w:val="center"/>
      </w:pPr>
      <w:r>
        <w:rPr>
          <w:noProof/>
        </w:rPr>
        <w:drawing>
          <wp:inline distT="0" distB="0" distL="0" distR="0" wp14:anchorId="6828B89B" wp14:editId="089C3B57">
            <wp:extent cx="2603938" cy="4781756"/>
            <wp:effectExtent l="0" t="0" r="0" b="0"/>
            <wp:docPr id="129906748" name="drawing"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6748" name="drawing" descr="A diagram of a product&#10;&#10;AI-generated content may be incorrect."/>
                    <pic:cNvPicPr/>
                  </pic:nvPicPr>
                  <pic:blipFill>
                    <a:blip r:embed="rId21">
                      <a:extLst>
                        <a:ext uri="{28A0092B-C50C-407E-A947-70E740481C1C}">
                          <a14:useLocalDpi xmlns:a14="http://schemas.microsoft.com/office/drawing/2010/main"/>
                        </a:ext>
                      </a:extLst>
                    </a:blip>
                    <a:stretch>
                      <a:fillRect/>
                    </a:stretch>
                  </pic:blipFill>
                  <pic:spPr>
                    <a:xfrm>
                      <a:off x="0" y="0"/>
                      <a:ext cx="2603938" cy="4781756"/>
                    </a:xfrm>
                    <a:prstGeom prst="rect">
                      <a:avLst/>
                    </a:prstGeom>
                  </pic:spPr>
                </pic:pic>
              </a:graphicData>
            </a:graphic>
          </wp:inline>
        </w:drawing>
      </w:r>
    </w:p>
    <w:p w14:paraId="1FC65F0B" w14:textId="074BD32D" w:rsidR="689B2396" w:rsidRPr="00493135" w:rsidRDefault="00493135" w:rsidP="004608B6">
      <w:pPr>
        <w:pStyle w:val="Caption"/>
      </w:pPr>
      <w:bookmarkStart w:id="180" w:name="_Toc219315494"/>
      <w:r w:rsidRPr="00493135">
        <w:t xml:space="preserve">Figure </w:t>
      </w:r>
      <w:r>
        <w:fldChar w:fldCharType="begin"/>
      </w:r>
      <w:r>
        <w:instrText>STYLEREF 2 \s</w:instrText>
      </w:r>
      <w:r>
        <w:fldChar w:fldCharType="separate"/>
      </w:r>
      <w:r w:rsidR="00FE47B3">
        <w:rPr>
          <w:noProof/>
          <w:cs/>
        </w:rPr>
        <w:t>‎</w:t>
      </w:r>
      <w:r w:rsidR="00FE47B3">
        <w:rPr>
          <w:noProof/>
        </w:rPr>
        <w:t>2.4</w:t>
      </w:r>
      <w:r>
        <w:fldChar w:fldCharType="end"/>
      </w:r>
      <w:r w:rsidR="00B04F6E">
        <w:noBreakHyphen/>
      </w:r>
      <w:r>
        <w:fldChar w:fldCharType="begin"/>
      </w:r>
      <w:r>
        <w:instrText>SEQ Figure \* ARABIC \s 2</w:instrText>
      </w:r>
      <w:r>
        <w:fldChar w:fldCharType="separate"/>
      </w:r>
      <w:r w:rsidR="00FE47B3">
        <w:rPr>
          <w:noProof/>
        </w:rPr>
        <w:t>3</w:t>
      </w:r>
      <w:r>
        <w:fldChar w:fldCharType="end"/>
      </w:r>
      <w:r w:rsidRPr="00493135">
        <w:t>: Import product diagram</w:t>
      </w:r>
      <w:bookmarkEnd w:id="180"/>
    </w:p>
    <w:p w14:paraId="12537458" w14:textId="2984BCBD" w:rsidR="4C9C43F4" w:rsidRDefault="4C9C43F4" w:rsidP="00E463B0">
      <w:r w:rsidRPr="040692F5">
        <w:t xml:space="preserve">The activity diagram illustrates the sequential workflow for the Inventory Import process executed by the Warehouse Staff. The process initiates when the staff member logs into the system and selects the "Import Products" function to begin a restocking transaction. The </w:t>
      </w:r>
      <w:r w:rsidRPr="040692F5">
        <w:lastRenderedPageBreak/>
        <w:t>workflow requires the user to first identify the source of the goods by selecting a supplier, followed by choosing the specific product from the catalog that needs to be restocked.</w:t>
      </w:r>
    </w:p>
    <w:p w14:paraId="5F7FF315" w14:textId="5F77B26D" w:rsidR="040692F5" w:rsidRDefault="4C9C43F4" w:rsidP="00E463B0">
      <w:r w:rsidRPr="040692F5">
        <w:t>After identifying the product, the user enters the import quantity. The system then performs a series of automated data operations: it first saves the import record to document the transaction details. Crucially, the system immediately updates the product stock level in the database to reflect the increased inventory. Finally, the system records the import history to ensure traceability and auditability of stock movements, marking the completion of the process.</w:t>
      </w:r>
    </w:p>
    <w:p w14:paraId="742875FF" w14:textId="31AA3A95" w:rsidR="4C9C43F4" w:rsidRDefault="4C9C43F4" w:rsidP="00E463B0">
      <w:pPr>
        <w:pStyle w:val="Heading4"/>
      </w:pPr>
      <w:bookmarkStart w:id="181" w:name="_Toc219223924"/>
      <w:bookmarkStart w:id="182" w:name="_Toc219224081"/>
      <w:bookmarkStart w:id="183" w:name="_Toc219225095"/>
      <w:bookmarkStart w:id="184" w:name="_Toc219312211"/>
      <w:bookmarkStart w:id="185" w:name="_Toc219315710"/>
      <w:r w:rsidRPr="040692F5">
        <w:t>A</w:t>
      </w:r>
      <w:r w:rsidR="22835344" w:rsidRPr="040692F5">
        <w:t>dmin</w:t>
      </w:r>
      <w:r w:rsidRPr="040692F5">
        <w:t xml:space="preserve"> </w:t>
      </w:r>
      <w:r w:rsidR="00E25760" w:rsidRPr="040692F5">
        <w:t>generate revenue report</w:t>
      </w:r>
      <w:bookmarkEnd w:id="181"/>
      <w:bookmarkEnd w:id="182"/>
      <w:bookmarkEnd w:id="183"/>
      <w:bookmarkEnd w:id="184"/>
      <w:bookmarkEnd w:id="185"/>
    </w:p>
    <w:p w14:paraId="253D9706" w14:textId="039E2A89" w:rsidR="00493135" w:rsidRDefault="00493135" w:rsidP="00E463B0">
      <w:pPr>
        <w:keepNext/>
        <w:ind w:firstLine="0"/>
        <w:jc w:val="center"/>
      </w:pPr>
      <w:r>
        <w:rPr>
          <w:noProof/>
        </w:rPr>
        <w:drawing>
          <wp:inline distT="0" distB="0" distL="0" distR="0" wp14:anchorId="65D28197" wp14:editId="5CD4B732">
            <wp:extent cx="3645725" cy="4893948"/>
            <wp:effectExtent l="0" t="0" r="0" b="1905"/>
            <wp:docPr id="1956331611" name="drawing" descr="A flowchar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31611" name="drawing" descr="A flowchart of a report&#10;&#10;AI-generated content may be incorrect."/>
                    <pic:cNvPicPr/>
                  </pic:nvPicPr>
                  <pic:blipFill>
                    <a:blip r:embed="rId22">
                      <a:extLst>
                        <a:ext uri="{28A0092B-C50C-407E-A947-70E740481C1C}">
                          <a14:useLocalDpi xmlns:a14="http://schemas.microsoft.com/office/drawing/2010/main"/>
                        </a:ext>
                      </a:extLst>
                    </a:blip>
                    <a:stretch>
                      <a:fillRect/>
                    </a:stretch>
                  </pic:blipFill>
                  <pic:spPr>
                    <a:xfrm>
                      <a:off x="0" y="0"/>
                      <a:ext cx="3662252" cy="4916133"/>
                    </a:xfrm>
                    <a:prstGeom prst="rect">
                      <a:avLst/>
                    </a:prstGeom>
                  </pic:spPr>
                </pic:pic>
              </a:graphicData>
            </a:graphic>
          </wp:inline>
        </w:drawing>
      </w:r>
    </w:p>
    <w:p w14:paraId="26580B3D" w14:textId="37109790" w:rsidR="4C9C43F4" w:rsidRPr="00493135" w:rsidRDefault="00493135" w:rsidP="004608B6">
      <w:pPr>
        <w:pStyle w:val="Caption"/>
      </w:pPr>
      <w:bookmarkStart w:id="186" w:name="_Toc219315495"/>
      <w:r w:rsidRPr="00493135">
        <w:t xml:space="preserve">Figure </w:t>
      </w:r>
      <w:r>
        <w:fldChar w:fldCharType="begin"/>
      </w:r>
      <w:r>
        <w:instrText>STYLEREF 2 \s</w:instrText>
      </w:r>
      <w:r>
        <w:fldChar w:fldCharType="separate"/>
      </w:r>
      <w:r w:rsidR="00FE47B3">
        <w:rPr>
          <w:noProof/>
          <w:cs/>
        </w:rPr>
        <w:t>‎</w:t>
      </w:r>
      <w:r w:rsidR="00FE47B3">
        <w:rPr>
          <w:noProof/>
        </w:rPr>
        <w:t>2.4</w:t>
      </w:r>
      <w:r>
        <w:fldChar w:fldCharType="end"/>
      </w:r>
      <w:r w:rsidR="00B04F6E">
        <w:noBreakHyphen/>
      </w:r>
      <w:r>
        <w:fldChar w:fldCharType="begin"/>
      </w:r>
      <w:r>
        <w:instrText>SEQ Figure \* ARABIC \s 2</w:instrText>
      </w:r>
      <w:r>
        <w:fldChar w:fldCharType="separate"/>
      </w:r>
      <w:r w:rsidR="00FE47B3">
        <w:rPr>
          <w:noProof/>
        </w:rPr>
        <w:t>4</w:t>
      </w:r>
      <w:r>
        <w:fldChar w:fldCharType="end"/>
      </w:r>
      <w:r w:rsidRPr="00493135">
        <w:t>: Generate revenue report diagram</w:t>
      </w:r>
      <w:bookmarkEnd w:id="186"/>
    </w:p>
    <w:p w14:paraId="32AFD4BD" w14:textId="6069F616" w:rsidR="33747573" w:rsidRDefault="33747573" w:rsidP="00E463B0">
      <w:r w:rsidRPr="040692F5">
        <w:t>The final activity diagram depicts the Revenue Reporting workflow, a critical analytical function executed by the Administrator. The process begins with the administrator logging into the system and navigating to the "Revenue Report" module. The user is then prompted to define the scope of the report by entering a specific start date and end date.</w:t>
      </w:r>
    </w:p>
    <w:p w14:paraId="6A6C7491" w14:textId="7113A36A" w:rsidR="33747573" w:rsidRDefault="33747573" w:rsidP="00E463B0">
      <w:r w:rsidRPr="040692F5">
        <w:lastRenderedPageBreak/>
        <w:t>Upon submission, the system performs a validation check on the date range. If the input is invalid (e.g., the end date precedes the start date), the system displays an error message, and the process terminates. Conversely, if the date range is valid, the system initiates a complex data processing sequence: it loads the order list, filters records within the specified period, retrieves detailed order items, and links products with their respective categories.</w:t>
      </w:r>
    </w:p>
    <w:p w14:paraId="27BCB0AD" w14:textId="43E23DAD" w:rsidR="040692F5" w:rsidRDefault="33747573" w:rsidP="00E463B0">
      <w:r w:rsidRPr="040692F5">
        <w:t>Following data retrieval, the system aggregates the quantities sold by category and calculates the total revenue. The report and its detailed breakdown are then generated. At this stage, the administrator is presented with a decision to export the data. If confirmed, the system exports the report to an Excel or PDF file; otherwise, the report is simply displayed on the screen for immediate review.</w:t>
      </w:r>
    </w:p>
    <w:p w14:paraId="1939D5AA" w14:textId="54DD6F1E" w:rsidR="5C821F28" w:rsidRDefault="001121AE" w:rsidP="00E463B0">
      <w:pPr>
        <w:pStyle w:val="Heading3"/>
      </w:pPr>
      <w:bookmarkStart w:id="187" w:name="_Toc219223925"/>
      <w:bookmarkStart w:id="188" w:name="_Toc219224082"/>
      <w:bookmarkStart w:id="189" w:name="_Toc219225096"/>
      <w:bookmarkStart w:id="190" w:name="_Toc219312212"/>
      <w:bookmarkStart w:id="191" w:name="_Toc219315711"/>
      <w:r w:rsidRPr="040692F5">
        <w:t xml:space="preserve">Sequence </w:t>
      </w:r>
      <w:r w:rsidR="00516FC7" w:rsidRPr="040692F5">
        <w:t>diagram</w:t>
      </w:r>
      <w:bookmarkEnd w:id="187"/>
      <w:bookmarkEnd w:id="188"/>
      <w:bookmarkEnd w:id="189"/>
      <w:bookmarkEnd w:id="190"/>
      <w:bookmarkEnd w:id="191"/>
    </w:p>
    <w:p w14:paraId="71F1FC78" w14:textId="3504DAE5" w:rsidR="040692F5" w:rsidRPr="00382336" w:rsidRDefault="003E3C70" w:rsidP="00E463B0">
      <w:pPr>
        <w:pStyle w:val="Heading4"/>
      </w:pPr>
      <w:bookmarkStart w:id="192" w:name="_Toc219223926"/>
      <w:bookmarkStart w:id="193" w:name="_Toc219224083"/>
      <w:bookmarkStart w:id="194" w:name="_Toc219225097"/>
      <w:bookmarkStart w:id="195" w:name="_Toc219312213"/>
      <w:bookmarkStart w:id="196" w:name="_Toc219315712"/>
      <w:r>
        <w:t>S</w:t>
      </w:r>
      <w:r w:rsidR="001121AE" w:rsidRPr="040692F5">
        <w:t>ales</w:t>
      </w:r>
      <w:r w:rsidR="006F64E0">
        <w:t xml:space="preserve"> </w:t>
      </w:r>
      <w:r w:rsidR="001121AE" w:rsidRPr="040692F5">
        <w:t>staff create order</w:t>
      </w:r>
      <w:bookmarkEnd w:id="192"/>
      <w:bookmarkEnd w:id="193"/>
      <w:bookmarkEnd w:id="194"/>
      <w:bookmarkEnd w:id="195"/>
      <w:bookmarkEnd w:id="196"/>
    </w:p>
    <w:p w14:paraId="6F1E0747" w14:textId="49535787" w:rsidR="00382336" w:rsidRDefault="00917919" w:rsidP="00E463B0">
      <w:pPr>
        <w:keepNext/>
        <w:ind w:firstLine="0"/>
        <w:jc w:val="center"/>
      </w:pPr>
      <w:r>
        <w:rPr>
          <w:noProof/>
        </w:rPr>
        <w:drawing>
          <wp:inline distT="0" distB="0" distL="0" distR="0" wp14:anchorId="1D51BCC6" wp14:editId="50F36B84">
            <wp:extent cx="4667984" cy="3544681"/>
            <wp:effectExtent l="0" t="0" r="0" b="0"/>
            <wp:docPr id="1390017292" name="drawing" descr="A diagram of a product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17292" name="drawing" descr="A diagram of a product service&#10;&#10;AI-generated content may be incorrect."/>
                    <pic:cNvPicPr/>
                  </pic:nvPicPr>
                  <pic:blipFill>
                    <a:blip r:embed="rId23">
                      <a:extLst>
                        <a:ext uri="{28A0092B-C50C-407E-A947-70E740481C1C}">
                          <a14:useLocalDpi xmlns:a14="http://schemas.microsoft.com/office/drawing/2010/main"/>
                        </a:ext>
                      </a:extLst>
                    </a:blip>
                    <a:stretch>
                      <a:fillRect/>
                    </a:stretch>
                  </pic:blipFill>
                  <pic:spPr>
                    <a:xfrm>
                      <a:off x="0" y="0"/>
                      <a:ext cx="4671754" cy="3547544"/>
                    </a:xfrm>
                    <a:prstGeom prst="rect">
                      <a:avLst/>
                    </a:prstGeom>
                  </pic:spPr>
                </pic:pic>
              </a:graphicData>
            </a:graphic>
          </wp:inline>
        </w:drawing>
      </w:r>
    </w:p>
    <w:p w14:paraId="6F8EAF02" w14:textId="44F24AB0" w:rsidR="3A4DE7C1" w:rsidRPr="00382336" w:rsidRDefault="00382336" w:rsidP="004608B6">
      <w:pPr>
        <w:pStyle w:val="Caption"/>
      </w:pPr>
      <w:bookmarkStart w:id="197" w:name="_Toc219315496"/>
      <w:r w:rsidRPr="00382336">
        <w:t xml:space="preserve">Figure </w:t>
      </w:r>
      <w:r>
        <w:fldChar w:fldCharType="begin"/>
      </w:r>
      <w:r>
        <w:instrText>STYLEREF 2 \s</w:instrText>
      </w:r>
      <w:r>
        <w:fldChar w:fldCharType="separate"/>
      </w:r>
      <w:r w:rsidR="00FE47B3">
        <w:rPr>
          <w:noProof/>
          <w:cs/>
        </w:rPr>
        <w:t>‎</w:t>
      </w:r>
      <w:r w:rsidR="00FE47B3">
        <w:rPr>
          <w:noProof/>
        </w:rPr>
        <w:t>2.4</w:t>
      </w:r>
      <w:r>
        <w:fldChar w:fldCharType="end"/>
      </w:r>
      <w:r w:rsidR="00B04F6E">
        <w:noBreakHyphen/>
      </w:r>
      <w:r>
        <w:fldChar w:fldCharType="begin"/>
      </w:r>
      <w:r>
        <w:instrText>SEQ Figure \* ARABIC \s 2</w:instrText>
      </w:r>
      <w:r>
        <w:fldChar w:fldCharType="separate"/>
      </w:r>
      <w:r w:rsidR="00FE47B3">
        <w:rPr>
          <w:noProof/>
        </w:rPr>
        <w:t>5</w:t>
      </w:r>
      <w:r>
        <w:fldChar w:fldCharType="end"/>
      </w:r>
      <w:r w:rsidRPr="00382336">
        <w:t>: Create order diagram</w:t>
      </w:r>
      <w:bookmarkEnd w:id="197"/>
    </w:p>
    <w:p w14:paraId="4A33F0D3" w14:textId="6024445A" w:rsidR="5C1843A9" w:rsidRDefault="5C1843A9" w:rsidP="00E463B0">
      <w:r w:rsidRPr="040692F5">
        <w:rPr>
          <w:lang w:val="fr-FR"/>
        </w:rPr>
        <w:t xml:space="preserve">The final sequence diagram illustrates the complex inter-component communication required to execute a "Create Order" transaction initiated by the Sales Staff. The workflow involves four primary lifelines: the Order UI, the Order Service (orchestrator), the Product Service (inventory logic), and the Database. The process begins when the Sales Staff submits a "Create Order" request via the UI, which invokes the createOrder() method on the Order </w:t>
      </w:r>
      <w:r w:rsidRPr="040692F5">
        <w:rPr>
          <w:lang w:val="fr-FR"/>
        </w:rPr>
        <w:lastRenderedPageBreak/>
        <w:t>Service. Before any data is persisted, the Order Service must validate inventory availability by calling checkStock() on the Product Service. This service, in turn, queries the Database using getProductStock() to retrieve the current stock quantity and returns the status to the Order Service.</w:t>
      </w:r>
    </w:p>
    <w:p w14:paraId="30474E4D" w14:textId="50356ADE" w:rsidR="5C1843A9" w:rsidRDefault="5C1843A9" w:rsidP="00E463B0">
      <w:r w:rsidRPr="040692F5">
        <w:t>The workflow then enters a conditional "Alternative" fragment (alt) based on the stock status. In the primary scenario (Stock available), the Order Service orchestrates a multi-step transaction: it sends commands to the Database to save Order and save OrderDetails. Simultaneously, it invokes updateStock() on the Product Service, which triggers a database update to deduct the sold quantity. Finally, the system logs the transaction via save OrderHistory and returns an "Order created successfully" message to the UI. In the alternative scenario (Out of stock), the process is terminated early, and the Order Service simply returns a signal to display an "out-of-stock message" to the user, preventing the creation of an invalid order.</w:t>
      </w:r>
    </w:p>
    <w:p w14:paraId="759931DF" w14:textId="581744C8" w:rsidR="7F5105D1" w:rsidRDefault="7F5105D1" w:rsidP="00E463B0">
      <w:pPr>
        <w:pStyle w:val="Heading4"/>
      </w:pPr>
      <w:bookmarkStart w:id="198" w:name="_Toc219223927"/>
      <w:bookmarkStart w:id="199" w:name="_Toc219224084"/>
      <w:bookmarkStart w:id="200" w:name="_Toc219225098"/>
      <w:bookmarkStart w:id="201" w:name="_Toc219312214"/>
      <w:bookmarkStart w:id="202" w:name="_Toc219315713"/>
      <w:r w:rsidRPr="040692F5">
        <w:t xml:space="preserve">Warehouse </w:t>
      </w:r>
      <w:r w:rsidR="00E25760" w:rsidRPr="040692F5">
        <w:t>import products</w:t>
      </w:r>
      <w:bookmarkEnd w:id="198"/>
      <w:bookmarkEnd w:id="199"/>
      <w:bookmarkEnd w:id="200"/>
      <w:bookmarkEnd w:id="201"/>
      <w:bookmarkEnd w:id="202"/>
      <w:r w:rsidR="00E25760">
        <w:tab/>
      </w:r>
    </w:p>
    <w:p w14:paraId="3147FDB7" w14:textId="78FEE8D9" w:rsidR="00382336" w:rsidRDefault="00382336" w:rsidP="00E463B0">
      <w:pPr>
        <w:keepNext/>
        <w:ind w:firstLine="0"/>
        <w:jc w:val="center"/>
      </w:pPr>
      <w:r>
        <w:rPr>
          <w:noProof/>
        </w:rPr>
        <w:drawing>
          <wp:inline distT="0" distB="0" distL="0" distR="0" wp14:anchorId="6637C6D0" wp14:editId="0061D767">
            <wp:extent cx="4753820" cy="2523963"/>
            <wp:effectExtent l="0" t="0" r="0" b="0"/>
            <wp:docPr id="552366003" name="drawing"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66003" name="drawing" descr="A diagram of a product&#10;&#10;AI-generated content may be incorrect."/>
                    <pic:cNvPicPr/>
                  </pic:nvPicPr>
                  <pic:blipFill>
                    <a:blip r:embed="rId24">
                      <a:extLst>
                        <a:ext uri="{28A0092B-C50C-407E-A947-70E740481C1C}">
                          <a14:useLocalDpi xmlns:a14="http://schemas.microsoft.com/office/drawing/2010/main"/>
                        </a:ext>
                      </a:extLst>
                    </a:blip>
                    <a:stretch>
                      <a:fillRect/>
                    </a:stretch>
                  </pic:blipFill>
                  <pic:spPr>
                    <a:xfrm>
                      <a:off x="0" y="0"/>
                      <a:ext cx="4753820" cy="2523963"/>
                    </a:xfrm>
                    <a:prstGeom prst="rect">
                      <a:avLst/>
                    </a:prstGeom>
                  </pic:spPr>
                </pic:pic>
              </a:graphicData>
            </a:graphic>
          </wp:inline>
        </w:drawing>
      </w:r>
    </w:p>
    <w:p w14:paraId="7CE93E4D" w14:textId="54E1017B" w:rsidR="798787F6" w:rsidRPr="00382336" w:rsidRDefault="00382336" w:rsidP="004608B6">
      <w:pPr>
        <w:pStyle w:val="Caption"/>
      </w:pPr>
      <w:bookmarkStart w:id="203" w:name="_Toc219315497"/>
      <w:r w:rsidRPr="00382336">
        <w:t xml:space="preserve">Figure </w:t>
      </w:r>
      <w:r>
        <w:fldChar w:fldCharType="begin"/>
      </w:r>
      <w:r>
        <w:instrText>STYLEREF 2 \s</w:instrText>
      </w:r>
      <w:r>
        <w:fldChar w:fldCharType="separate"/>
      </w:r>
      <w:r w:rsidR="00FE47B3">
        <w:rPr>
          <w:noProof/>
          <w:cs/>
        </w:rPr>
        <w:t>‎</w:t>
      </w:r>
      <w:r w:rsidR="00FE47B3">
        <w:rPr>
          <w:noProof/>
        </w:rPr>
        <w:t>2.4</w:t>
      </w:r>
      <w:r>
        <w:fldChar w:fldCharType="end"/>
      </w:r>
      <w:r w:rsidR="00B04F6E">
        <w:noBreakHyphen/>
      </w:r>
      <w:r>
        <w:fldChar w:fldCharType="begin"/>
      </w:r>
      <w:r>
        <w:instrText>SEQ Figure \* ARABIC \s 2</w:instrText>
      </w:r>
      <w:r>
        <w:fldChar w:fldCharType="separate"/>
      </w:r>
      <w:r w:rsidR="00FE47B3">
        <w:rPr>
          <w:noProof/>
        </w:rPr>
        <w:t>6</w:t>
      </w:r>
      <w:r>
        <w:fldChar w:fldCharType="end"/>
      </w:r>
      <w:r w:rsidRPr="00382336">
        <w:t>: Import products diagram</w:t>
      </w:r>
      <w:bookmarkEnd w:id="203"/>
    </w:p>
    <w:p w14:paraId="5FB25644" w14:textId="5024585D" w:rsidR="01546DE0" w:rsidRDefault="01546DE0" w:rsidP="00E463B0">
      <w:r w:rsidRPr="040692F5">
        <w:t>The sequence diagram delineates the dynamic interactions between the system components during the inventory import process initiated by the Warehouse Staff. The interactions are modeled across three distinct lifelines: the User Interface (UI), the InventoryService (Business Logic Layer), and the Database (Data Layer). The sequence commences when the Warehouse Staff triggers the "Import Products" event via the UI. The UI layer then propagates this request by invoking the importProduct() method on the InventoryService.</w:t>
      </w:r>
    </w:p>
    <w:p w14:paraId="7437A61F" w14:textId="2C51A103" w:rsidR="01546DE0" w:rsidRDefault="01546DE0" w:rsidP="00E463B0">
      <w:r w:rsidRPr="040692F5">
        <w:lastRenderedPageBreak/>
        <w:t>Upon receiving the request, the InventoryService executes critical data persistence operations. It first sends a message to the Database to save ImportHistory, ensuring that the transaction is securely logged for audit purposes. Immediately following this, the service issues a command to update Product stock, reflecting the increased quantity in the system's records. Once these database transactions are successfully committed, the InventoryService returns a confirmation signal to the UI, which subsequently displays an "import success" notification to the Warehouse Staff, thereby concluding the synchronous operation.</w:t>
      </w:r>
    </w:p>
    <w:p w14:paraId="2D752561" w14:textId="6C409A8B" w:rsidR="32793951" w:rsidRDefault="32793951" w:rsidP="00E463B0">
      <w:pPr>
        <w:pStyle w:val="Heading4"/>
        <w:rPr>
          <w:bCs/>
        </w:rPr>
      </w:pPr>
      <w:bookmarkStart w:id="204" w:name="_Toc219223928"/>
      <w:bookmarkStart w:id="205" w:name="_Toc219224085"/>
      <w:bookmarkStart w:id="206" w:name="_Toc219225099"/>
      <w:bookmarkStart w:id="207" w:name="_Toc219312215"/>
      <w:bookmarkStart w:id="208" w:name="_Toc219315714"/>
      <w:r w:rsidRPr="040692F5">
        <w:t xml:space="preserve">Admin </w:t>
      </w:r>
      <w:r w:rsidR="00E25760" w:rsidRPr="040692F5">
        <w:t>generate revenue report</w:t>
      </w:r>
      <w:bookmarkEnd w:id="204"/>
      <w:bookmarkEnd w:id="205"/>
      <w:bookmarkEnd w:id="206"/>
      <w:bookmarkEnd w:id="207"/>
      <w:bookmarkEnd w:id="208"/>
    </w:p>
    <w:p w14:paraId="6AEF8DF3" w14:textId="14EC5690" w:rsidR="00382336" w:rsidRDefault="00382336" w:rsidP="00E463B0">
      <w:pPr>
        <w:keepNext/>
        <w:ind w:firstLine="0"/>
        <w:jc w:val="center"/>
      </w:pPr>
      <w:r>
        <w:rPr>
          <w:noProof/>
        </w:rPr>
        <w:drawing>
          <wp:inline distT="0" distB="0" distL="0" distR="0" wp14:anchorId="49C1826B" wp14:editId="2F945FA1">
            <wp:extent cx="5023262" cy="3995809"/>
            <wp:effectExtent l="0" t="0" r="6350" b="5080"/>
            <wp:docPr id="737046302" name="drawing"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46302" name="drawing" descr="A screenshot of a diagram&#10;&#10;AI-generated content may be incorrect."/>
                    <pic:cNvPicPr/>
                  </pic:nvPicPr>
                  <pic:blipFill>
                    <a:blip r:embed="rId25">
                      <a:extLst>
                        <a:ext uri="{28A0092B-C50C-407E-A947-70E740481C1C}">
                          <a14:useLocalDpi xmlns:a14="http://schemas.microsoft.com/office/drawing/2010/main"/>
                        </a:ext>
                      </a:extLst>
                    </a:blip>
                    <a:stretch>
                      <a:fillRect/>
                    </a:stretch>
                  </pic:blipFill>
                  <pic:spPr>
                    <a:xfrm>
                      <a:off x="0" y="0"/>
                      <a:ext cx="5037914" cy="4007464"/>
                    </a:xfrm>
                    <a:prstGeom prst="rect">
                      <a:avLst/>
                    </a:prstGeom>
                  </pic:spPr>
                </pic:pic>
              </a:graphicData>
            </a:graphic>
          </wp:inline>
        </w:drawing>
      </w:r>
    </w:p>
    <w:p w14:paraId="0325873C" w14:textId="0437ED5A" w:rsidR="00382336" w:rsidRPr="00382336" w:rsidRDefault="00382336" w:rsidP="004608B6">
      <w:pPr>
        <w:pStyle w:val="Caption"/>
      </w:pPr>
      <w:bookmarkStart w:id="209" w:name="_Toc219315498"/>
      <w:r w:rsidRPr="00382336">
        <w:t xml:space="preserve">Figure </w:t>
      </w:r>
      <w:r>
        <w:fldChar w:fldCharType="begin"/>
      </w:r>
      <w:r>
        <w:instrText>STYLEREF 2 \s</w:instrText>
      </w:r>
      <w:r>
        <w:fldChar w:fldCharType="separate"/>
      </w:r>
      <w:r w:rsidR="00FE47B3">
        <w:rPr>
          <w:noProof/>
          <w:cs/>
        </w:rPr>
        <w:t>‎</w:t>
      </w:r>
      <w:r w:rsidR="00FE47B3">
        <w:rPr>
          <w:noProof/>
        </w:rPr>
        <w:t>2.4</w:t>
      </w:r>
      <w:r>
        <w:fldChar w:fldCharType="end"/>
      </w:r>
      <w:r w:rsidR="00B04F6E">
        <w:noBreakHyphen/>
      </w:r>
      <w:r>
        <w:fldChar w:fldCharType="begin"/>
      </w:r>
      <w:r>
        <w:instrText>SEQ Figure \* ARABIC \s 2</w:instrText>
      </w:r>
      <w:r>
        <w:fldChar w:fldCharType="separate"/>
      </w:r>
      <w:r w:rsidR="00FE47B3">
        <w:rPr>
          <w:noProof/>
        </w:rPr>
        <w:t>7</w:t>
      </w:r>
      <w:r>
        <w:fldChar w:fldCharType="end"/>
      </w:r>
      <w:r w:rsidRPr="00382336">
        <w:t>: Generate revenue report diagram</w:t>
      </w:r>
      <w:bookmarkEnd w:id="209"/>
    </w:p>
    <w:p w14:paraId="467E3370" w14:textId="0E082E94" w:rsidR="3191E477" w:rsidRDefault="3191E477" w:rsidP="00E463B0">
      <w:r>
        <w:tab/>
        <w:t xml:space="preserve">The revenue reporting process involves a sophisticated orchestration of multiple services to aggregate data for the Administrator. As depicted in the sequence diagram, the workflow begins when the Admin triggers the "Select Revenue Report" event on the Report UI, which sends a generateReport() request containing the date range to the Report Service. To construct the report, the Report Service acts as a central aggregator, initiating a series of data retrieval calls. It first requests getOrdersByDate() and getOrderDetails() from the Order Service, which in turn executes queries against the Database to fetch the relevant transaction </w:t>
      </w:r>
      <w:r>
        <w:lastRenderedPageBreak/>
        <w:t>records. Simultaneously, the Report Service communicates with the Product Service via getProductsWithCategories() to obtain structural product data from the Database.</w:t>
      </w:r>
    </w:p>
    <w:p w14:paraId="21A3CE33" w14:textId="529ACC2D" w:rsidR="3191E477" w:rsidRDefault="3191E477" w:rsidP="00E463B0">
      <w:r w:rsidRPr="040692F5">
        <w:t>Once the raw data is aggregated, the Report Service performs internal processing by executing calculateQuantityByCategory() and calculateRevenueByCategory() to synthesize the analytical results. The generated report data is then persisted to the Database through save RevenueReport commands. Finally, the process concludes with a conditional alternative fragment (alt) regarding the output format. Depending on the user's selection, the system either returns an export Excel / PDF signal for file download or triggers a display report signal to render the data directly on the screen for immediate review.</w:t>
      </w:r>
    </w:p>
    <w:p w14:paraId="5AEE3425" w14:textId="4F87B705" w:rsidR="040692F5" w:rsidRDefault="040692F5" w:rsidP="00E463B0"/>
    <w:p w14:paraId="5FC20FF1" w14:textId="5BAF4C33" w:rsidR="007E50E3" w:rsidRPr="007E50E3" w:rsidRDefault="003A058D" w:rsidP="00E463B0">
      <w:pPr>
        <w:ind w:firstLine="0"/>
      </w:pPr>
      <w:r>
        <w:br w:type="page"/>
      </w:r>
    </w:p>
    <w:p w14:paraId="6C11CAE3" w14:textId="334DE3C2" w:rsidR="00D32413" w:rsidRDefault="00A85BE9" w:rsidP="00E463B0">
      <w:pPr>
        <w:pStyle w:val="Heading1"/>
        <w:rPr>
          <w:b w:val="0"/>
          <w:lang w:val="en-US"/>
        </w:rPr>
      </w:pPr>
      <w:r>
        <w:rPr>
          <w:lang w:val="en-US"/>
        </w:rPr>
        <w:lastRenderedPageBreak/>
        <w:t>TEST DESIGN &amp; EX</w:t>
      </w:r>
      <w:r w:rsidR="00D83861">
        <w:rPr>
          <w:lang w:val="en-US"/>
        </w:rPr>
        <w:t>ECUTION</w:t>
      </w:r>
    </w:p>
    <w:p w14:paraId="16FC4E47" w14:textId="77777777" w:rsidR="000208ED" w:rsidRDefault="4CD98B9C" w:rsidP="22C9BFD9">
      <w:pPr>
        <w:pStyle w:val="Heading2"/>
        <w:rPr>
          <w:lang w:val="fr-FR"/>
        </w:rPr>
      </w:pPr>
      <w:bookmarkStart w:id="210" w:name="_Toc219111651"/>
      <w:bookmarkStart w:id="211" w:name="_Toc219223930"/>
      <w:bookmarkStart w:id="212" w:name="_Toc219224087"/>
      <w:bookmarkStart w:id="213" w:name="_Toc219225101"/>
      <w:bookmarkStart w:id="214" w:name="_Toc219312217"/>
      <w:bookmarkStart w:id="215" w:name="_Toc219315716"/>
      <w:r w:rsidRPr="22C9BFD9">
        <w:rPr>
          <w:lang w:val="fr-FR"/>
        </w:rPr>
        <w:t>Database design</w:t>
      </w:r>
      <w:bookmarkEnd w:id="210"/>
      <w:bookmarkEnd w:id="211"/>
      <w:bookmarkEnd w:id="212"/>
      <w:bookmarkEnd w:id="213"/>
      <w:bookmarkEnd w:id="214"/>
      <w:bookmarkEnd w:id="215"/>
    </w:p>
    <w:p w14:paraId="6853C099" w14:textId="77777777" w:rsidR="000208ED" w:rsidRPr="009D67FA" w:rsidRDefault="000208ED" w:rsidP="00E463B0">
      <w:r w:rsidRPr="009D67FA">
        <w:t>The Online Sales Management System uses a relational database to store and manage operational data such as products, inventory movements, invoices, purchases, employees, attendance records, system configuration, and expenses. The schema is designed to support the system’s multi-role workflow (Admin, Sales Staff, Warehouse Staff) while ensuring data integrity, security, and maintainability.</w:t>
      </w:r>
    </w:p>
    <w:p w14:paraId="7010A05F" w14:textId="77777777" w:rsidR="000208ED" w:rsidRPr="009D67FA" w:rsidRDefault="000208ED" w:rsidP="00E463B0">
      <w:r w:rsidRPr="009D67FA">
        <w:t>From a security standpoint, the system leverages ASP.NET Core Identity for authentication and authorization, including user accounts, roles, claims, and tokens. In addition to standard role-based authorization, the design follows RBAC principles to keep permissions aligned with job functions and to support least-privilege access control (users only see and perform what their role/permission allows).</w:t>
      </w:r>
    </w:p>
    <w:p w14:paraId="48E540D7" w14:textId="77777777" w:rsidR="000208ED" w:rsidRPr="009D67FA" w:rsidRDefault="000208ED" w:rsidP="00E463B0">
      <w:r w:rsidRPr="009D67FA">
        <w:t>To ensure data quality, the schema applies standard relational constraints:</w:t>
      </w:r>
    </w:p>
    <w:p w14:paraId="1DF55A57" w14:textId="77777777" w:rsidR="000208ED" w:rsidRPr="001121AE" w:rsidRDefault="000208ED" w:rsidP="00E463B0">
      <w:pPr>
        <w:pStyle w:val="ListParagraph"/>
        <w:numPr>
          <w:ilvl w:val="0"/>
          <w:numId w:val="5"/>
        </w:numPr>
      </w:pPr>
      <w:r w:rsidRPr="001121AE">
        <w:t>Primary keys uniquely identify each entity.</w:t>
      </w:r>
    </w:p>
    <w:p w14:paraId="68977419" w14:textId="77777777" w:rsidR="000208ED" w:rsidRPr="001121AE" w:rsidRDefault="000208ED" w:rsidP="00E463B0">
      <w:pPr>
        <w:pStyle w:val="ListParagraph"/>
        <w:numPr>
          <w:ilvl w:val="0"/>
          <w:numId w:val="5"/>
        </w:numPr>
      </w:pPr>
      <w:r w:rsidRPr="001121AE">
        <w:t>Foreign keys enforce referential integrity between related tables (for example, invoice headers and invoice items; product master data and stock movements). Foreign key constraints prevent inconsistent updates or deletions that would break relationships.</w:t>
      </w:r>
    </w:p>
    <w:p w14:paraId="154DE1A4" w14:textId="77777777" w:rsidR="000208ED" w:rsidRPr="009D67FA" w:rsidRDefault="000208ED" w:rsidP="00E463B0">
      <w:pPr>
        <w:pStyle w:val="ListParagraph"/>
        <w:numPr>
          <w:ilvl w:val="0"/>
          <w:numId w:val="5"/>
        </w:numPr>
      </w:pPr>
      <w:r w:rsidRPr="001121AE">
        <w:t>Where applicable, unique constraints can be</w:t>
      </w:r>
      <w:r w:rsidRPr="009D67FA">
        <w:t xml:space="preserve"> used for business identifiers (e.g., product codes, emails, phone numbers) to avoid duplicates.</w:t>
      </w:r>
    </w:p>
    <w:p w14:paraId="67D5FC09" w14:textId="77777777" w:rsidR="000208ED" w:rsidRPr="009D67FA" w:rsidRDefault="000208ED" w:rsidP="00E463B0">
      <w:r w:rsidRPr="009D67FA">
        <w:t>The database is structured with normalization in mind to reduce redundancy and prevent common anomalies during insert/update/delete operations. This improves consistency and long-term maintainability.</w:t>
      </w:r>
    </w:p>
    <w:p w14:paraId="1732CC99" w14:textId="77777777" w:rsidR="000208ED" w:rsidRDefault="000208ED" w:rsidP="00E463B0">
      <w:pPr>
        <w:rPr>
          <w:b/>
          <w:i/>
          <w:sz w:val="28"/>
          <w:szCs w:val="26"/>
          <w:lang w:val="fr-FR"/>
        </w:rPr>
      </w:pPr>
      <w:r w:rsidRPr="009D67FA">
        <w:t>To improve performance for frequent queries (search, filtering, reporting), indexing is applied to key lookup columns and foreign key columns. SQL Server indexes speed up row retrieval and are essential for responsive list pages (products, customers, invoices, purchases).</w:t>
      </w:r>
    </w:p>
    <w:p w14:paraId="070C75C2" w14:textId="1DD97E56" w:rsidR="00843E93" w:rsidRDefault="001121AE" w:rsidP="00E463B0">
      <w:pPr>
        <w:pStyle w:val="Heading3"/>
      </w:pPr>
      <w:bookmarkStart w:id="216" w:name="_Toc219111652"/>
      <w:bookmarkStart w:id="217" w:name="_Toc219223931"/>
      <w:bookmarkStart w:id="218" w:name="_Toc219224088"/>
      <w:bookmarkStart w:id="219" w:name="_Toc219225102"/>
      <w:bookmarkStart w:id="220" w:name="_Toc219312218"/>
      <w:bookmarkStart w:id="221" w:name="_Toc219315717"/>
      <w:r>
        <w:t>A</w:t>
      </w:r>
      <w:r w:rsidRPr="005600C0">
        <w:t xml:space="preserve">uthentication </w:t>
      </w:r>
      <w:r w:rsidR="00B33860">
        <w:t>and</w:t>
      </w:r>
      <w:r w:rsidRPr="005600C0">
        <w:t xml:space="preserve"> authorization</w:t>
      </w:r>
      <w:bookmarkEnd w:id="216"/>
      <w:bookmarkEnd w:id="217"/>
      <w:bookmarkEnd w:id="218"/>
      <w:bookmarkEnd w:id="219"/>
      <w:bookmarkEnd w:id="220"/>
      <w:bookmarkEnd w:id="221"/>
    </w:p>
    <w:p w14:paraId="0C9719A5" w14:textId="77777777" w:rsidR="00B437A3" w:rsidRDefault="00816746" w:rsidP="00E463B0">
      <w:pPr>
        <w:keepNext/>
        <w:ind w:firstLine="0"/>
        <w:jc w:val="center"/>
      </w:pPr>
      <w:r>
        <w:rPr>
          <w:noProof/>
        </w:rPr>
        <w:lastRenderedPageBreak/>
        <w:drawing>
          <wp:inline distT="0" distB="0" distL="0" distR="0" wp14:anchorId="17305CAA" wp14:editId="355F92DE">
            <wp:extent cx="5939790" cy="3907790"/>
            <wp:effectExtent l="0" t="0" r="0" b="0"/>
            <wp:docPr id="169006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9790" cy="3907790"/>
                    </a:xfrm>
                    <a:prstGeom prst="rect">
                      <a:avLst/>
                    </a:prstGeom>
                    <a:noFill/>
                    <a:ln>
                      <a:noFill/>
                    </a:ln>
                  </pic:spPr>
                </pic:pic>
              </a:graphicData>
            </a:graphic>
          </wp:inline>
        </w:drawing>
      </w:r>
    </w:p>
    <w:p w14:paraId="0C953056" w14:textId="029A9F4A" w:rsidR="00816746" w:rsidRPr="00816746" w:rsidRDefault="00B437A3" w:rsidP="004608B6">
      <w:pPr>
        <w:pStyle w:val="Caption"/>
        <w:rPr>
          <w:lang w:val="fr-FR"/>
        </w:rPr>
      </w:pPr>
      <w:bookmarkStart w:id="222" w:name="_Toc219315499"/>
      <w:r>
        <w:t xml:space="preserve">Figure </w:t>
      </w:r>
      <w:r>
        <w:fldChar w:fldCharType="begin"/>
      </w:r>
      <w:r>
        <w:instrText>STYLEREF 2 \s</w:instrText>
      </w:r>
      <w:r>
        <w:fldChar w:fldCharType="separate"/>
      </w:r>
      <w:r w:rsidR="00FE47B3">
        <w:rPr>
          <w:noProof/>
          <w:cs/>
        </w:rPr>
        <w:t>‎</w:t>
      </w:r>
      <w:r w:rsidR="00FE47B3">
        <w:rPr>
          <w:noProof/>
        </w:rPr>
        <w:t>3.1</w:t>
      </w:r>
      <w:r>
        <w:fldChar w:fldCharType="end"/>
      </w:r>
      <w:r w:rsidR="00B04F6E">
        <w:noBreakHyphen/>
      </w:r>
      <w:r>
        <w:fldChar w:fldCharType="begin"/>
      </w:r>
      <w:r>
        <w:instrText>SEQ Figure \* ARABIC \s 2</w:instrText>
      </w:r>
      <w:r>
        <w:fldChar w:fldCharType="separate"/>
      </w:r>
      <w:r w:rsidR="00FE47B3">
        <w:rPr>
          <w:noProof/>
        </w:rPr>
        <w:t>1</w:t>
      </w:r>
      <w:r>
        <w:fldChar w:fldCharType="end"/>
      </w:r>
      <w:r>
        <w:t xml:space="preserve">: </w:t>
      </w:r>
      <w:r w:rsidRPr="00B85F05">
        <w:t xml:space="preserve">Authentication </w:t>
      </w:r>
      <w:r w:rsidR="00B33860">
        <w:t>and</w:t>
      </w:r>
      <w:r w:rsidR="001121AE" w:rsidRPr="00B85F05">
        <w:t xml:space="preserve"> authorization erd</w:t>
      </w:r>
      <w:bookmarkEnd w:id="222"/>
    </w:p>
    <w:p w14:paraId="363E06FA" w14:textId="77777777" w:rsidR="000208ED" w:rsidRPr="001121AE" w:rsidRDefault="000208ED" w:rsidP="00E463B0">
      <w:r w:rsidRPr="001121AE">
        <w:t>This diagram covers the identity and access-control layer. The core tables include AspNetUsers, AspNetRoles, and their linking tables (e.g., AspNetUserRoles, user claims/logins/tokens). These tables manage user authentication, role assignments, and authorization data used throughout the application. In the administration layer, the schema may extend Identity to support permission grouping (e.g., administrative groups and group-permission mapping) so that UI modules and actions can be enabled/disabled consistently based on assigned permissions.</w:t>
      </w:r>
    </w:p>
    <w:p w14:paraId="3FEFCB06" w14:textId="6F079A7D" w:rsidR="008A0C31" w:rsidRDefault="00362A24" w:rsidP="00B10694">
      <w:pPr>
        <w:pStyle w:val="Heading3"/>
      </w:pPr>
      <w:bookmarkStart w:id="223" w:name="_Toc219312219"/>
      <w:bookmarkStart w:id="224" w:name="_Toc219315718"/>
      <w:r w:rsidRPr="00362A24">
        <w:t>Sales purchasing and inventory</w:t>
      </w:r>
      <w:bookmarkEnd w:id="223"/>
      <w:bookmarkEnd w:id="224"/>
    </w:p>
    <w:p w14:paraId="57E3F6B7" w14:textId="5F7CA30B" w:rsidR="00B10694" w:rsidRPr="00B10694" w:rsidRDefault="00B10694" w:rsidP="00354747">
      <w:pPr>
        <w:ind w:firstLine="0"/>
        <w:jc w:val="center"/>
      </w:pPr>
      <w:r>
        <w:rPr>
          <w:noProof/>
        </w:rPr>
        <w:lastRenderedPageBreak/>
        <w:drawing>
          <wp:inline distT="0" distB="0" distL="0" distR="0" wp14:anchorId="4B87D1A9" wp14:editId="3483131E">
            <wp:extent cx="5939790" cy="4553585"/>
            <wp:effectExtent l="0" t="0" r="3810" b="0"/>
            <wp:docPr id="18480125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9790" cy="4553585"/>
                    </a:xfrm>
                    <a:prstGeom prst="rect">
                      <a:avLst/>
                    </a:prstGeom>
                    <a:noFill/>
                    <a:ln>
                      <a:noFill/>
                    </a:ln>
                  </pic:spPr>
                </pic:pic>
              </a:graphicData>
            </a:graphic>
          </wp:inline>
        </w:drawing>
      </w:r>
    </w:p>
    <w:p w14:paraId="4F318DC8" w14:textId="0EC4EDBA" w:rsidR="000208ED" w:rsidRPr="008A0C31" w:rsidRDefault="008A0C31" w:rsidP="004608B6">
      <w:pPr>
        <w:pStyle w:val="Caption"/>
      </w:pPr>
      <w:bookmarkStart w:id="225" w:name="_Toc219115768"/>
      <w:bookmarkStart w:id="226" w:name="_Toc219224045"/>
      <w:bookmarkStart w:id="227" w:name="_Toc219315500"/>
      <w:r w:rsidRPr="008A0C31">
        <w:t xml:space="preserve">Figure </w:t>
      </w:r>
      <w:r>
        <w:fldChar w:fldCharType="begin"/>
      </w:r>
      <w:r>
        <w:instrText>STYLEREF 2 \s</w:instrText>
      </w:r>
      <w:r>
        <w:fldChar w:fldCharType="separate"/>
      </w:r>
      <w:r w:rsidR="00FE47B3">
        <w:rPr>
          <w:noProof/>
          <w:cs/>
        </w:rPr>
        <w:t>‎</w:t>
      </w:r>
      <w:r w:rsidR="00FE47B3">
        <w:rPr>
          <w:noProof/>
        </w:rPr>
        <w:t>3.1</w:t>
      </w:r>
      <w:r>
        <w:fldChar w:fldCharType="end"/>
      </w:r>
      <w:r w:rsidR="00B04F6E">
        <w:noBreakHyphen/>
      </w:r>
      <w:r>
        <w:fldChar w:fldCharType="begin"/>
      </w:r>
      <w:r>
        <w:instrText>SEQ Figure \* ARABIC \s 2</w:instrText>
      </w:r>
      <w:r>
        <w:fldChar w:fldCharType="separate"/>
      </w:r>
      <w:r w:rsidR="00FE47B3">
        <w:rPr>
          <w:noProof/>
        </w:rPr>
        <w:t>2</w:t>
      </w:r>
      <w:r>
        <w:fldChar w:fldCharType="end"/>
      </w:r>
      <w:r w:rsidRPr="008A0C31">
        <w:t xml:space="preserve">: </w:t>
      </w:r>
      <w:bookmarkEnd w:id="225"/>
      <w:bookmarkEnd w:id="226"/>
      <w:r w:rsidR="001B6A05" w:rsidRPr="001B6A05">
        <w:t>Sales purchasing and inventory</w:t>
      </w:r>
      <w:bookmarkEnd w:id="227"/>
    </w:p>
    <w:p w14:paraId="4C4228A4" w14:textId="77777777" w:rsidR="000208ED" w:rsidRPr="001121AE" w:rsidRDefault="000208ED" w:rsidP="00E463B0">
      <w:r w:rsidRPr="001121AE">
        <w:t>This diagram represents the main business domain of the system:</w:t>
      </w:r>
    </w:p>
    <w:p w14:paraId="211E0AEC" w14:textId="77777777" w:rsidR="000208ED" w:rsidRPr="001121AE" w:rsidRDefault="000208ED" w:rsidP="00E463B0">
      <w:pPr>
        <w:pStyle w:val="ListParagraph"/>
        <w:numPr>
          <w:ilvl w:val="0"/>
          <w:numId w:val="6"/>
        </w:numPr>
      </w:pPr>
      <w:r w:rsidRPr="001121AE">
        <w:t>Product master data: Products are categorized by Categories, associated with Brands, and standardized by Units.</w:t>
      </w:r>
    </w:p>
    <w:p w14:paraId="1895D66E" w14:textId="77777777" w:rsidR="000208ED" w:rsidRPr="001121AE" w:rsidRDefault="000208ED" w:rsidP="00E463B0">
      <w:pPr>
        <w:pStyle w:val="ListParagraph"/>
        <w:numPr>
          <w:ilvl w:val="0"/>
          <w:numId w:val="6"/>
        </w:numPr>
      </w:pPr>
      <w:r w:rsidRPr="001121AE">
        <w:t>Sales flow: Invoices store the invoice header (customer, date, totals, status), while InvoiceItems store line items (product, quantity, price).</w:t>
      </w:r>
    </w:p>
    <w:p w14:paraId="474FF381" w14:textId="77777777" w:rsidR="000208ED" w:rsidRPr="001121AE" w:rsidRDefault="000208ED" w:rsidP="00E463B0">
      <w:pPr>
        <w:pStyle w:val="ListParagraph"/>
        <w:numPr>
          <w:ilvl w:val="0"/>
          <w:numId w:val="6"/>
        </w:numPr>
      </w:pPr>
      <w:r w:rsidRPr="001121AE">
        <w:t>Purchasing flow: Purchases store goods receipt/purchase headers (supplier, date), while PurchaseItems store the purchased product lines.</w:t>
      </w:r>
    </w:p>
    <w:p w14:paraId="613D88E2" w14:textId="77777777" w:rsidR="000208ED" w:rsidRPr="001121AE" w:rsidRDefault="000208ED" w:rsidP="00E463B0">
      <w:pPr>
        <w:pStyle w:val="ListParagraph"/>
        <w:numPr>
          <w:ilvl w:val="0"/>
          <w:numId w:val="6"/>
        </w:numPr>
      </w:pPr>
      <w:r w:rsidRPr="001121AE">
        <w:t>Inventory tracking: StockMovements record quantity changes per product (inbound from purchases, outbound from sales), forming the basis for stock-on-hand calculation and auditability.</w:t>
      </w:r>
    </w:p>
    <w:p w14:paraId="10B92AF5" w14:textId="77777777" w:rsidR="000208ED" w:rsidRPr="001121AE" w:rsidRDefault="000208ED" w:rsidP="00E463B0">
      <w:r w:rsidRPr="001121AE">
        <w:t>This design follows the standard header-detail pattern (Invoice–InvoiceItems, Purchase–PurchaseItems) to ensure each transaction is stored consistently and can scale to multiple line items.</w:t>
      </w:r>
    </w:p>
    <w:p w14:paraId="5FC033C6" w14:textId="2825A026" w:rsidR="001256CF" w:rsidRDefault="000208ED" w:rsidP="00E463B0">
      <w:pPr>
        <w:pStyle w:val="Heading3"/>
      </w:pPr>
      <w:bookmarkStart w:id="228" w:name="_Toc219111654"/>
      <w:bookmarkStart w:id="229" w:name="_Toc219223933"/>
      <w:bookmarkStart w:id="230" w:name="_Toc219224090"/>
      <w:bookmarkStart w:id="231" w:name="_Toc219225104"/>
      <w:bookmarkStart w:id="232" w:name="_Toc219312220"/>
      <w:bookmarkStart w:id="233" w:name="_Toc219315719"/>
      <w:r w:rsidRPr="003B6B42">
        <w:t xml:space="preserve">Human </w:t>
      </w:r>
      <w:r w:rsidR="001121AE" w:rsidRPr="003B6B42">
        <w:t xml:space="preserve">resources </w:t>
      </w:r>
      <w:r w:rsidR="00B33860">
        <w:t>and</w:t>
      </w:r>
      <w:r w:rsidR="001121AE" w:rsidRPr="003B6B42">
        <w:t xml:space="preserve"> attendance</w:t>
      </w:r>
      <w:bookmarkEnd w:id="228"/>
      <w:bookmarkEnd w:id="229"/>
      <w:bookmarkEnd w:id="230"/>
      <w:bookmarkEnd w:id="231"/>
      <w:bookmarkEnd w:id="232"/>
      <w:bookmarkEnd w:id="233"/>
    </w:p>
    <w:p w14:paraId="6D30BEF2" w14:textId="021A37C3" w:rsidR="000F242E" w:rsidRPr="000F242E" w:rsidRDefault="000F242E" w:rsidP="00E463B0">
      <w:pPr>
        <w:ind w:firstLine="0"/>
        <w:jc w:val="center"/>
        <w:rPr>
          <w:lang w:val="fr-FR"/>
        </w:rPr>
      </w:pPr>
      <w:r>
        <w:rPr>
          <w:noProof/>
        </w:rPr>
        <w:lastRenderedPageBreak/>
        <w:drawing>
          <wp:inline distT="0" distB="0" distL="0" distR="0" wp14:anchorId="42D9F268" wp14:editId="3E354CF6">
            <wp:extent cx="5939790" cy="2220595"/>
            <wp:effectExtent l="0" t="0" r="0" b="0"/>
            <wp:docPr id="3800589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9790" cy="2220595"/>
                    </a:xfrm>
                    <a:prstGeom prst="rect">
                      <a:avLst/>
                    </a:prstGeom>
                    <a:noFill/>
                    <a:ln>
                      <a:noFill/>
                    </a:ln>
                  </pic:spPr>
                </pic:pic>
              </a:graphicData>
            </a:graphic>
          </wp:inline>
        </w:drawing>
      </w:r>
    </w:p>
    <w:p w14:paraId="00015C07" w14:textId="5F28FB6A" w:rsidR="000208ED" w:rsidRPr="001256CF" w:rsidRDefault="001256CF" w:rsidP="004608B6">
      <w:pPr>
        <w:pStyle w:val="Caption"/>
      </w:pPr>
      <w:bookmarkStart w:id="234" w:name="_Toc219115769"/>
      <w:bookmarkStart w:id="235" w:name="_Toc219224046"/>
      <w:bookmarkStart w:id="236" w:name="_Toc219315501"/>
      <w:r w:rsidRPr="001256CF">
        <w:t xml:space="preserve">Figure </w:t>
      </w:r>
      <w:r>
        <w:fldChar w:fldCharType="begin"/>
      </w:r>
      <w:r>
        <w:instrText>STYLEREF 2 \s</w:instrText>
      </w:r>
      <w:r>
        <w:fldChar w:fldCharType="separate"/>
      </w:r>
      <w:r w:rsidR="00FE47B3">
        <w:rPr>
          <w:noProof/>
          <w:cs/>
        </w:rPr>
        <w:t>‎</w:t>
      </w:r>
      <w:r w:rsidR="00FE47B3">
        <w:rPr>
          <w:noProof/>
        </w:rPr>
        <w:t>3.1</w:t>
      </w:r>
      <w:r>
        <w:fldChar w:fldCharType="end"/>
      </w:r>
      <w:r w:rsidR="00B04F6E">
        <w:noBreakHyphen/>
      </w:r>
      <w:r>
        <w:fldChar w:fldCharType="begin"/>
      </w:r>
      <w:r>
        <w:instrText>SEQ Figure \* ARABIC \s 2</w:instrText>
      </w:r>
      <w:r>
        <w:fldChar w:fldCharType="separate"/>
      </w:r>
      <w:r w:rsidR="00FE47B3">
        <w:rPr>
          <w:noProof/>
        </w:rPr>
        <w:t>3</w:t>
      </w:r>
      <w:r>
        <w:fldChar w:fldCharType="end"/>
      </w:r>
      <w:r w:rsidRPr="001256CF">
        <w:t xml:space="preserve">: Human </w:t>
      </w:r>
      <w:r w:rsidR="001121AE" w:rsidRPr="001256CF">
        <w:t xml:space="preserve">resources </w:t>
      </w:r>
      <w:r w:rsidR="00B33860">
        <w:t>and</w:t>
      </w:r>
      <w:r w:rsidR="001121AE" w:rsidRPr="001256CF">
        <w:t xml:space="preserve"> attendance erd</w:t>
      </w:r>
      <w:bookmarkEnd w:id="234"/>
      <w:bookmarkEnd w:id="235"/>
      <w:bookmarkEnd w:id="236"/>
    </w:p>
    <w:p w14:paraId="204D04B3" w14:textId="77777777" w:rsidR="000208ED" w:rsidRPr="001121AE" w:rsidRDefault="000208ED" w:rsidP="00E463B0">
      <w:r w:rsidRPr="001121AE">
        <w:t>This diagram supports internal employee management and attendance tracking. Typical entities include Employees (employee profiles), reference tables such as Positions/Departments (depending on the implementation), and Attendance records that log daily check-in/check-out or attendance status. This module enables administrators to maintain staff records and supports operational reporting (e.g., attendance summaries by employee and date range).</w:t>
      </w:r>
    </w:p>
    <w:p w14:paraId="45B9FC3A" w14:textId="44E0BC8D" w:rsidR="000208ED" w:rsidRDefault="000208ED" w:rsidP="00E463B0">
      <w:pPr>
        <w:pStyle w:val="Heading3"/>
      </w:pPr>
      <w:bookmarkStart w:id="237" w:name="_Toc219111655"/>
      <w:bookmarkStart w:id="238" w:name="_Toc219223934"/>
      <w:bookmarkStart w:id="239" w:name="_Toc219224091"/>
      <w:bookmarkStart w:id="240" w:name="_Toc219225105"/>
      <w:bookmarkStart w:id="241" w:name="_Toc219312221"/>
      <w:bookmarkStart w:id="242" w:name="_Toc219315720"/>
      <w:r w:rsidRPr="003B6B42">
        <w:t xml:space="preserve">System </w:t>
      </w:r>
      <w:r w:rsidR="001121AE" w:rsidRPr="003B6B42">
        <w:t xml:space="preserve">configuration </w:t>
      </w:r>
      <w:r w:rsidR="00B33860">
        <w:t>and</w:t>
      </w:r>
      <w:r w:rsidR="001121AE" w:rsidRPr="003B6B42">
        <w:t xml:space="preserve"> lookup</w:t>
      </w:r>
      <w:bookmarkEnd w:id="237"/>
      <w:bookmarkEnd w:id="238"/>
      <w:bookmarkEnd w:id="239"/>
      <w:bookmarkEnd w:id="240"/>
      <w:bookmarkEnd w:id="241"/>
      <w:bookmarkEnd w:id="242"/>
    </w:p>
    <w:p w14:paraId="44D1B9B4" w14:textId="50229D9C" w:rsidR="0009328F" w:rsidRDefault="000F242E" w:rsidP="00E463B0">
      <w:pPr>
        <w:keepNext/>
        <w:ind w:firstLine="0"/>
        <w:jc w:val="center"/>
      </w:pPr>
      <w:r>
        <w:rPr>
          <w:noProof/>
        </w:rPr>
        <w:drawing>
          <wp:inline distT="0" distB="0" distL="0" distR="0" wp14:anchorId="5B054276" wp14:editId="73D38C12">
            <wp:extent cx="2924175" cy="1809750"/>
            <wp:effectExtent l="0" t="0" r="0" b="0"/>
            <wp:docPr id="15315317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24175" cy="1809750"/>
                    </a:xfrm>
                    <a:prstGeom prst="rect">
                      <a:avLst/>
                    </a:prstGeom>
                    <a:noFill/>
                    <a:ln>
                      <a:noFill/>
                    </a:ln>
                  </pic:spPr>
                </pic:pic>
              </a:graphicData>
            </a:graphic>
          </wp:inline>
        </w:drawing>
      </w:r>
    </w:p>
    <w:p w14:paraId="0B0E1590" w14:textId="4DDA4C2D" w:rsidR="000208ED" w:rsidRPr="0009328F" w:rsidRDefault="0009328F" w:rsidP="004608B6">
      <w:pPr>
        <w:pStyle w:val="Caption"/>
      </w:pPr>
      <w:bookmarkStart w:id="243" w:name="_Toc219115770"/>
      <w:bookmarkStart w:id="244" w:name="_Toc219224047"/>
      <w:bookmarkStart w:id="245" w:name="_Toc219315502"/>
      <w:r w:rsidRPr="0009328F">
        <w:t xml:space="preserve">Figure </w:t>
      </w:r>
      <w:r>
        <w:fldChar w:fldCharType="begin"/>
      </w:r>
      <w:r>
        <w:instrText>STYLEREF 2 \s</w:instrText>
      </w:r>
      <w:r>
        <w:fldChar w:fldCharType="separate"/>
      </w:r>
      <w:r w:rsidR="00FE47B3">
        <w:rPr>
          <w:noProof/>
          <w:cs/>
        </w:rPr>
        <w:t>‎</w:t>
      </w:r>
      <w:r w:rsidR="00FE47B3">
        <w:rPr>
          <w:noProof/>
        </w:rPr>
        <w:t>3.1</w:t>
      </w:r>
      <w:r>
        <w:fldChar w:fldCharType="end"/>
      </w:r>
      <w:r w:rsidR="00B04F6E">
        <w:noBreakHyphen/>
      </w:r>
      <w:r>
        <w:fldChar w:fldCharType="begin"/>
      </w:r>
      <w:r>
        <w:instrText>SEQ Figure \* ARABIC \s 2</w:instrText>
      </w:r>
      <w:r>
        <w:fldChar w:fldCharType="separate"/>
      </w:r>
      <w:r w:rsidR="00FE47B3">
        <w:rPr>
          <w:noProof/>
        </w:rPr>
        <w:t>4</w:t>
      </w:r>
      <w:r>
        <w:fldChar w:fldCharType="end"/>
      </w:r>
      <w:r w:rsidRPr="0009328F">
        <w:t xml:space="preserve">: System </w:t>
      </w:r>
      <w:r w:rsidR="001121AE" w:rsidRPr="0009328F">
        <w:t>configuration erd</w:t>
      </w:r>
      <w:bookmarkEnd w:id="243"/>
      <w:bookmarkEnd w:id="244"/>
      <w:bookmarkEnd w:id="245"/>
    </w:p>
    <w:p w14:paraId="4EB21CC8" w14:textId="77777777" w:rsidR="000208ED" w:rsidRPr="001121AE" w:rsidRDefault="000208ED" w:rsidP="00E463B0">
      <w:r w:rsidRPr="001121AE">
        <w:t>This diagram stores configuration data used to standardize system behavior and UI defaults. Configuration tables (e.g., SystemSettings / AppSettings) centralize parameters such as company information, invoice rules, formatting options, thresholds (low-stock alert levels), and other configurable values. Keeping configuration in dedicated tables improves maintainability and reduces hard-coded values in the application.</w:t>
      </w:r>
    </w:p>
    <w:p w14:paraId="22071281" w14:textId="47109A4D" w:rsidR="000208ED" w:rsidRDefault="000208ED" w:rsidP="00E463B0">
      <w:pPr>
        <w:pStyle w:val="Heading3"/>
      </w:pPr>
      <w:bookmarkStart w:id="246" w:name="_Toc219111656"/>
      <w:bookmarkStart w:id="247" w:name="_Toc219223935"/>
      <w:bookmarkStart w:id="248" w:name="_Toc219224092"/>
      <w:bookmarkStart w:id="249" w:name="_Toc219225106"/>
      <w:bookmarkStart w:id="250" w:name="_Toc219312222"/>
      <w:bookmarkStart w:id="251" w:name="_Toc219315721"/>
      <w:r w:rsidRPr="00441051">
        <w:t xml:space="preserve">Expense </w:t>
      </w:r>
      <w:r w:rsidR="001121AE" w:rsidRPr="00441051">
        <w:t>management</w:t>
      </w:r>
      <w:bookmarkEnd w:id="246"/>
      <w:bookmarkEnd w:id="247"/>
      <w:bookmarkEnd w:id="248"/>
      <w:bookmarkEnd w:id="249"/>
      <w:bookmarkEnd w:id="250"/>
      <w:bookmarkEnd w:id="251"/>
    </w:p>
    <w:p w14:paraId="553EB111" w14:textId="16D9DBFC" w:rsidR="00C121C0" w:rsidRDefault="00D01CFD" w:rsidP="00E463B0">
      <w:pPr>
        <w:keepNext/>
        <w:ind w:firstLine="0"/>
        <w:jc w:val="center"/>
      </w:pPr>
      <w:r>
        <w:rPr>
          <w:noProof/>
        </w:rPr>
        <w:lastRenderedPageBreak/>
        <w:drawing>
          <wp:inline distT="0" distB="0" distL="0" distR="0" wp14:anchorId="3ED905CC" wp14:editId="26C0463E">
            <wp:extent cx="2809875" cy="2152650"/>
            <wp:effectExtent l="0" t="0" r="0" b="0"/>
            <wp:docPr id="15766056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09875" cy="2152650"/>
                    </a:xfrm>
                    <a:prstGeom prst="rect">
                      <a:avLst/>
                    </a:prstGeom>
                    <a:noFill/>
                    <a:ln>
                      <a:noFill/>
                    </a:ln>
                  </pic:spPr>
                </pic:pic>
              </a:graphicData>
            </a:graphic>
          </wp:inline>
        </w:drawing>
      </w:r>
    </w:p>
    <w:p w14:paraId="045D9D48" w14:textId="7AFE01C1" w:rsidR="000208ED" w:rsidRPr="00C121C0" w:rsidRDefault="00C121C0" w:rsidP="004608B6">
      <w:pPr>
        <w:pStyle w:val="Caption"/>
      </w:pPr>
      <w:bookmarkStart w:id="252" w:name="_Toc219115771"/>
      <w:bookmarkStart w:id="253" w:name="_Toc219224048"/>
      <w:bookmarkStart w:id="254" w:name="_Toc219315503"/>
      <w:r w:rsidRPr="00C121C0">
        <w:t xml:space="preserve">Figure </w:t>
      </w:r>
      <w:r>
        <w:fldChar w:fldCharType="begin"/>
      </w:r>
      <w:r>
        <w:instrText>STYLEREF 2 \s</w:instrText>
      </w:r>
      <w:r>
        <w:fldChar w:fldCharType="separate"/>
      </w:r>
      <w:r w:rsidR="00FE47B3">
        <w:rPr>
          <w:noProof/>
          <w:cs/>
        </w:rPr>
        <w:t>‎</w:t>
      </w:r>
      <w:r w:rsidR="00FE47B3">
        <w:rPr>
          <w:noProof/>
        </w:rPr>
        <w:t>3.1</w:t>
      </w:r>
      <w:r>
        <w:fldChar w:fldCharType="end"/>
      </w:r>
      <w:r w:rsidR="00B04F6E">
        <w:noBreakHyphen/>
      </w:r>
      <w:r>
        <w:fldChar w:fldCharType="begin"/>
      </w:r>
      <w:r>
        <w:instrText>SEQ Figure \* ARABIC \s 2</w:instrText>
      </w:r>
      <w:r>
        <w:fldChar w:fldCharType="separate"/>
      </w:r>
      <w:r w:rsidR="00FE47B3">
        <w:rPr>
          <w:noProof/>
        </w:rPr>
        <w:t>5</w:t>
      </w:r>
      <w:r>
        <w:fldChar w:fldCharType="end"/>
      </w:r>
      <w:r w:rsidRPr="00C121C0">
        <w:t xml:space="preserve">: Expense </w:t>
      </w:r>
      <w:r w:rsidR="001121AE" w:rsidRPr="00C121C0">
        <w:t>management erd</w:t>
      </w:r>
      <w:bookmarkStart w:id="255" w:name="_Toc194165780"/>
      <w:bookmarkStart w:id="256" w:name="_Toc198925369"/>
      <w:bookmarkEnd w:id="252"/>
      <w:bookmarkEnd w:id="253"/>
      <w:bookmarkEnd w:id="254"/>
    </w:p>
    <w:p w14:paraId="1E681239" w14:textId="77777777" w:rsidR="000208ED" w:rsidRPr="001121AE" w:rsidRDefault="000208ED" w:rsidP="00E463B0">
      <w:r w:rsidRPr="001121AE">
        <w:t>This diagram captures operational expenses to support cost tracking and basic financial monitoring. It typically includes Expenses (expense records), optional categorization (e.g., ExpenseCategories), and related references (payment method, approval/created-by user, timestamps).</w:t>
      </w:r>
    </w:p>
    <w:p w14:paraId="198FCCE8" w14:textId="77777777" w:rsidR="000208ED" w:rsidRPr="001121AE" w:rsidRDefault="000208ED" w:rsidP="00E463B0">
      <w:pPr>
        <w:rPr>
          <w:i/>
          <w:sz w:val="28"/>
          <w:szCs w:val="26"/>
          <w:lang w:val="fr-FR"/>
        </w:rPr>
      </w:pPr>
      <w:r w:rsidRPr="001121AE">
        <w:t>This module allows administrators to record and review expenses, supporting monthly summaries and management oversight.</w:t>
      </w:r>
    </w:p>
    <w:p w14:paraId="6790CA6B" w14:textId="2A9E98AD" w:rsidR="009405EA" w:rsidRDefault="000208ED" w:rsidP="00E463B0">
      <w:pPr>
        <w:pStyle w:val="Heading3"/>
      </w:pPr>
      <w:bookmarkStart w:id="257" w:name="_Toc219111657"/>
      <w:bookmarkStart w:id="258" w:name="_Toc219223936"/>
      <w:bookmarkStart w:id="259" w:name="_Toc219224093"/>
      <w:bookmarkStart w:id="260" w:name="_Toc219225107"/>
      <w:bookmarkStart w:id="261" w:name="_Toc219312223"/>
      <w:bookmarkStart w:id="262" w:name="_Toc219315722"/>
      <w:r w:rsidRPr="004D1B45">
        <w:t xml:space="preserve">Entity </w:t>
      </w:r>
      <w:r w:rsidR="001121AE" w:rsidRPr="004D1B45">
        <w:t>relationships and descriptions</w:t>
      </w:r>
      <w:bookmarkEnd w:id="257"/>
      <w:bookmarkEnd w:id="258"/>
      <w:bookmarkEnd w:id="259"/>
      <w:bookmarkEnd w:id="260"/>
      <w:bookmarkEnd w:id="261"/>
      <w:bookmarkEnd w:id="262"/>
    </w:p>
    <w:p w14:paraId="5A1F85DA" w14:textId="21B60A15" w:rsidR="00300C05" w:rsidRDefault="00300C05" w:rsidP="004608B6">
      <w:pPr>
        <w:pStyle w:val="Caption"/>
      </w:pPr>
      <w:bookmarkStart w:id="263" w:name="_Toc219315573"/>
      <w:r>
        <w:t xml:space="preserve">Table </w:t>
      </w:r>
      <w:r>
        <w:fldChar w:fldCharType="begin"/>
      </w:r>
      <w:r>
        <w:instrText>STYLEREF 2 \s</w:instrText>
      </w:r>
      <w:r>
        <w:fldChar w:fldCharType="separate"/>
      </w:r>
      <w:r w:rsidR="00FE47B3">
        <w:rPr>
          <w:noProof/>
          <w:cs/>
        </w:rPr>
        <w:t>‎</w:t>
      </w:r>
      <w:r w:rsidR="00FE47B3">
        <w:rPr>
          <w:noProof/>
        </w:rPr>
        <w:t>3.1</w:t>
      </w:r>
      <w:r>
        <w:fldChar w:fldCharType="end"/>
      </w:r>
      <w:r w:rsidR="002947CC">
        <w:noBreakHyphen/>
      </w:r>
      <w:r>
        <w:fldChar w:fldCharType="begin"/>
      </w:r>
      <w:r>
        <w:instrText>SEQ Table \* ARABIC \s 2</w:instrText>
      </w:r>
      <w:r>
        <w:fldChar w:fldCharType="separate"/>
      </w:r>
      <w:r w:rsidR="00FE47B3">
        <w:rPr>
          <w:noProof/>
        </w:rPr>
        <w:t>1</w:t>
      </w:r>
      <w:r>
        <w:fldChar w:fldCharType="end"/>
      </w:r>
      <w:r>
        <w:t xml:space="preserve">: </w:t>
      </w:r>
      <w:r w:rsidRPr="00022FDE">
        <w:t xml:space="preserve">Entity </w:t>
      </w:r>
      <w:r w:rsidR="001121AE" w:rsidRPr="00022FDE">
        <w:t>relationships and descriptions</w:t>
      </w:r>
      <w:bookmarkEnd w:id="26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5"/>
        <w:gridCol w:w="2689"/>
        <w:gridCol w:w="2267"/>
        <w:gridCol w:w="2937"/>
      </w:tblGrid>
      <w:tr w:rsidR="00AE1D3D" w14:paraId="2A50789C" w14:textId="77777777" w:rsidTr="00AE1D3D">
        <w:trPr>
          <w:tblHeader/>
        </w:trPr>
        <w:tc>
          <w:tcPr>
            <w:tcW w:w="901" w:type="pct"/>
            <w:shd w:val="clear" w:color="auto" w:fill="EEECE1"/>
            <w:tcMar>
              <w:top w:w="227" w:type="dxa"/>
              <w:left w:w="119" w:type="dxa"/>
              <w:bottom w:w="227" w:type="dxa"/>
              <w:right w:w="119" w:type="dxa"/>
            </w:tcMar>
            <w:vAlign w:val="center"/>
          </w:tcPr>
          <w:p w14:paraId="77E87BE3" w14:textId="77777777" w:rsidR="000208ED" w:rsidRPr="001A0632" w:rsidRDefault="000208ED" w:rsidP="00354747">
            <w:pPr>
              <w:spacing w:after="160"/>
              <w:ind w:firstLine="0"/>
              <w:jc w:val="center"/>
              <w:rPr>
                <w:rFonts w:asciiTheme="majorBidi" w:hAnsiTheme="majorBidi" w:cstheme="majorBidi"/>
                <w:b/>
                <w:bCs/>
                <w:i/>
                <w:iCs/>
                <w:szCs w:val="26"/>
              </w:rPr>
            </w:pPr>
            <w:r w:rsidRPr="001A0632">
              <w:rPr>
                <w:rFonts w:asciiTheme="majorBidi" w:hAnsiTheme="majorBidi" w:cstheme="majorBidi"/>
                <w:b/>
                <w:bCs/>
                <w:szCs w:val="26"/>
              </w:rPr>
              <w:t>Table name</w:t>
            </w:r>
          </w:p>
        </w:tc>
        <w:tc>
          <w:tcPr>
            <w:tcW w:w="1526" w:type="pct"/>
            <w:shd w:val="clear" w:color="auto" w:fill="EEECE1"/>
            <w:tcMar>
              <w:top w:w="227" w:type="dxa"/>
              <w:left w:w="119" w:type="dxa"/>
              <w:bottom w:w="227" w:type="dxa"/>
              <w:right w:w="119" w:type="dxa"/>
            </w:tcMar>
            <w:vAlign w:val="center"/>
          </w:tcPr>
          <w:p w14:paraId="2CE5994B" w14:textId="77777777" w:rsidR="000208ED" w:rsidRPr="001A0632" w:rsidRDefault="000208ED" w:rsidP="00354747">
            <w:pPr>
              <w:spacing w:after="160"/>
              <w:ind w:firstLine="0"/>
              <w:jc w:val="center"/>
              <w:rPr>
                <w:rFonts w:asciiTheme="majorBidi" w:hAnsiTheme="majorBidi" w:cstheme="majorBidi"/>
                <w:b/>
                <w:bCs/>
                <w:i/>
                <w:iCs/>
                <w:szCs w:val="26"/>
              </w:rPr>
            </w:pPr>
            <w:r w:rsidRPr="001A0632">
              <w:rPr>
                <w:rFonts w:asciiTheme="majorBidi" w:hAnsiTheme="majorBidi" w:cstheme="majorBidi"/>
                <w:b/>
                <w:bCs/>
                <w:szCs w:val="26"/>
              </w:rPr>
              <w:t>Key fields</w:t>
            </w:r>
          </w:p>
        </w:tc>
        <w:tc>
          <w:tcPr>
            <w:tcW w:w="1048" w:type="pct"/>
            <w:shd w:val="clear" w:color="auto" w:fill="EEECE1"/>
            <w:tcMar>
              <w:top w:w="227" w:type="dxa"/>
              <w:left w:w="119" w:type="dxa"/>
              <w:bottom w:w="227" w:type="dxa"/>
              <w:right w:w="119" w:type="dxa"/>
            </w:tcMar>
            <w:vAlign w:val="center"/>
          </w:tcPr>
          <w:p w14:paraId="7F36A663" w14:textId="77777777" w:rsidR="000208ED" w:rsidRPr="001A0632" w:rsidRDefault="000208ED" w:rsidP="00354747">
            <w:pPr>
              <w:spacing w:after="160"/>
              <w:ind w:firstLine="0"/>
              <w:jc w:val="center"/>
              <w:rPr>
                <w:rFonts w:asciiTheme="majorBidi" w:hAnsiTheme="majorBidi" w:cstheme="majorBidi"/>
                <w:b/>
                <w:bCs/>
                <w:i/>
                <w:iCs/>
                <w:szCs w:val="26"/>
              </w:rPr>
            </w:pPr>
            <w:r w:rsidRPr="001A0632">
              <w:rPr>
                <w:rFonts w:asciiTheme="majorBidi" w:hAnsiTheme="majorBidi" w:cstheme="majorBidi"/>
                <w:b/>
                <w:bCs/>
                <w:szCs w:val="26"/>
              </w:rPr>
              <w:t>Description</w:t>
            </w:r>
          </w:p>
        </w:tc>
        <w:tc>
          <w:tcPr>
            <w:tcW w:w="1525" w:type="pct"/>
            <w:shd w:val="clear" w:color="auto" w:fill="EEECE1"/>
            <w:tcMar>
              <w:top w:w="227" w:type="dxa"/>
              <w:left w:w="119" w:type="dxa"/>
              <w:bottom w:w="227" w:type="dxa"/>
              <w:right w:w="119" w:type="dxa"/>
            </w:tcMar>
            <w:vAlign w:val="center"/>
          </w:tcPr>
          <w:p w14:paraId="6E9A237E" w14:textId="77777777" w:rsidR="000208ED" w:rsidRPr="001A0632" w:rsidRDefault="000208ED" w:rsidP="00354747">
            <w:pPr>
              <w:spacing w:after="160"/>
              <w:ind w:firstLine="0"/>
              <w:jc w:val="center"/>
              <w:rPr>
                <w:rFonts w:asciiTheme="majorBidi" w:hAnsiTheme="majorBidi" w:cstheme="majorBidi"/>
                <w:b/>
                <w:bCs/>
                <w:i/>
                <w:iCs/>
                <w:szCs w:val="26"/>
              </w:rPr>
            </w:pPr>
            <w:r w:rsidRPr="001A0632">
              <w:rPr>
                <w:rFonts w:asciiTheme="majorBidi" w:hAnsiTheme="majorBidi" w:cstheme="majorBidi"/>
                <w:b/>
                <w:bCs/>
                <w:szCs w:val="26"/>
              </w:rPr>
              <w:t>Relationships</w:t>
            </w:r>
          </w:p>
        </w:tc>
      </w:tr>
      <w:tr w:rsidR="000208ED" w14:paraId="64DCCFE3" w14:textId="77777777" w:rsidTr="00AE1D3D">
        <w:tc>
          <w:tcPr>
            <w:tcW w:w="901" w:type="pct"/>
            <w:tcMar>
              <w:top w:w="227" w:type="dxa"/>
              <w:left w:w="119" w:type="dxa"/>
              <w:bottom w:w="227" w:type="dxa"/>
              <w:right w:w="119" w:type="dxa"/>
            </w:tcMar>
            <w:vAlign w:val="center"/>
          </w:tcPr>
          <w:p w14:paraId="6C2FB86F" w14:textId="77777777" w:rsidR="000208ED" w:rsidRPr="0076403E" w:rsidRDefault="000208ED" w:rsidP="00E463B0">
            <w:pPr>
              <w:spacing w:after="160"/>
              <w:ind w:firstLine="0"/>
              <w:jc w:val="center"/>
              <w:rPr>
                <w:rFonts w:asciiTheme="majorBidi" w:hAnsiTheme="majorBidi" w:cstheme="majorBidi"/>
                <w:szCs w:val="26"/>
              </w:rPr>
            </w:pPr>
            <w:r w:rsidRPr="0076403E">
              <w:rPr>
                <w:rStyle w:val="Strong"/>
                <w:rFonts w:asciiTheme="majorBidi" w:hAnsiTheme="majorBidi" w:cstheme="majorBidi"/>
                <w:szCs w:val="26"/>
              </w:rPr>
              <w:t>AdminGroups</w:t>
            </w:r>
          </w:p>
        </w:tc>
        <w:tc>
          <w:tcPr>
            <w:tcW w:w="1526" w:type="pct"/>
            <w:tcMar>
              <w:top w:w="227" w:type="dxa"/>
              <w:left w:w="119" w:type="dxa"/>
              <w:bottom w:w="227" w:type="dxa"/>
              <w:right w:w="119" w:type="dxa"/>
            </w:tcMar>
            <w:vAlign w:val="center"/>
          </w:tcPr>
          <w:p w14:paraId="7DC36A43" w14:textId="77777777"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Id (PK), Name (Unique), Description, IsActive</w:t>
            </w:r>
          </w:p>
        </w:tc>
        <w:tc>
          <w:tcPr>
            <w:tcW w:w="1048" w:type="pct"/>
            <w:tcMar>
              <w:top w:w="227" w:type="dxa"/>
              <w:left w:w="119" w:type="dxa"/>
              <w:bottom w:w="227" w:type="dxa"/>
              <w:right w:w="119" w:type="dxa"/>
            </w:tcMar>
            <w:vAlign w:val="center"/>
          </w:tcPr>
          <w:p w14:paraId="4CD09AEE" w14:textId="1A4ABC66"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Permission group</w:t>
            </w:r>
          </w:p>
        </w:tc>
        <w:tc>
          <w:tcPr>
            <w:tcW w:w="1525" w:type="pct"/>
            <w:tcMar>
              <w:top w:w="227" w:type="dxa"/>
              <w:left w:w="119" w:type="dxa"/>
              <w:bottom w:w="227" w:type="dxa"/>
              <w:right w:w="119" w:type="dxa"/>
            </w:tcMar>
            <w:vAlign w:val="center"/>
          </w:tcPr>
          <w:p w14:paraId="79D46969" w14:textId="616A80F0"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 xml:space="preserve">Referenced by </w:t>
            </w:r>
            <w:r w:rsidRPr="001A0632">
              <w:rPr>
                <w:rStyle w:val="Strong"/>
                <w:rFonts w:asciiTheme="majorBidi" w:hAnsiTheme="majorBidi" w:cstheme="majorBidi"/>
                <w:szCs w:val="26"/>
              </w:rPr>
              <w:t>AspNetUsers.AdminGroupId</w:t>
            </w:r>
            <w:r w:rsidRPr="001A0632">
              <w:rPr>
                <w:rFonts w:asciiTheme="majorBidi" w:hAnsiTheme="majorBidi" w:cstheme="majorBidi"/>
                <w:szCs w:val="26"/>
              </w:rPr>
              <w:t xml:space="preserve"> (SetNull). Referenced by </w:t>
            </w:r>
            <w:r w:rsidRPr="001A0632">
              <w:rPr>
                <w:rStyle w:val="Strong"/>
                <w:rFonts w:asciiTheme="majorBidi" w:hAnsiTheme="majorBidi" w:cstheme="majorBidi"/>
                <w:szCs w:val="26"/>
              </w:rPr>
              <w:t>GroupPermissions.AdminGroupId</w:t>
            </w:r>
            <w:r w:rsidRPr="001A0632">
              <w:rPr>
                <w:rFonts w:asciiTheme="majorBidi" w:hAnsiTheme="majorBidi" w:cstheme="majorBidi"/>
                <w:szCs w:val="26"/>
              </w:rPr>
              <w:t xml:space="preserve"> (Cascade)</w:t>
            </w:r>
          </w:p>
        </w:tc>
      </w:tr>
      <w:tr w:rsidR="000208ED" w14:paraId="5F02B9EF" w14:textId="77777777" w:rsidTr="00AE1D3D">
        <w:tc>
          <w:tcPr>
            <w:tcW w:w="901" w:type="pct"/>
            <w:tcMar>
              <w:top w:w="227" w:type="dxa"/>
              <w:left w:w="119" w:type="dxa"/>
              <w:bottom w:w="227" w:type="dxa"/>
              <w:right w:w="119" w:type="dxa"/>
            </w:tcMar>
            <w:vAlign w:val="center"/>
          </w:tcPr>
          <w:p w14:paraId="0620234A" w14:textId="77777777" w:rsidR="000208ED" w:rsidRPr="001A0632" w:rsidRDefault="000208ED" w:rsidP="00E463B0">
            <w:pPr>
              <w:spacing w:after="160"/>
              <w:ind w:firstLine="0"/>
              <w:jc w:val="center"/>
              <w:rPr>
                <w:rFonts w:asciiTheme="majorBidi" w:hAnsiTheme="majorBidi" w:cstheme="majorBidi"/>
                <w:szCs w:val="26"/>
              </w:rPr>
            </w:pPr>
            <w:r w:rsidRPr="001A0632">
              <w:rPr>
                <w:rStyle w:val="Strong"/>
                <w:rFonts w:asciiTheme="majorBidi" w:hAnsiTheme="majorBidi" w:cstheme="majorBidi"/>
                <w:szCs w:val="26"/>
              </w:rPr>
              <w:t>GroupPermissions</w:t>
            </w:r>
          </w:p>
        </w:tc>
        <w:tc>
          <w:tcPr>
            <w:tcW w:w="1526" w:type="pct"/>
            <w:tcMar>
              <w:top w:w="227" w:type="dxa"/>
              <w:left w:w="119" w:type="dxa"/>
              <w:bottom w:w="227" w:type="dxa"/>
              <w:right w:w="119" w:type="dxa"/>
            </w:tcMar>
            <w:vAlign w:val="center"/>
          </w:tcPr>
          <w:p w14:paraId="19F68FF9" w14:textId="77777777"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 xml:space="preserve">Id (PK), AdminGroupId (FK), Module, Action </w:t>
            </w:r>
            <w:r w:rsidRPr="001A0632">
              <w:rPr>
                <w:rFonts w:asciiTheme="majorBidi" w:hAnsiTheme="majorBidi" w:cstheme="majorBidi"/>
                <w:szCs w:val="26"/>
              </w:rPr>
              <w:lastRenderedPageBreak/>
              <w:t>(Unique: AdminGroupId+Module+Action)</w:t>
            </w:r>
          </w:p>
        </w:tc>
        <w:tc>
          <w:tcPr>
            <w:tcW w:w="1048" w:type="pct"/>
            <w:tcMar>
              <w:top w:w="227" w:type="dxa"/>
              <w:left w:w="119" w:type="dxa"/>
              <w:bottom w:w="227" w:type="dxa"/>
              <w:right w:w="119" w:type="dxa"/>
            </w:tcMar>
            <w:vAlign w:val="center"/>
          </w:tcPr>
          <w:p w14:paraId="22FDFEE1" w14:textId="1E0C3FAE"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lastRenderedPageBreak/>
              <w:t xml:space="preserve">Stores allowed actions per module for each </w:t>
            </w:r>
            <w:r w:rsidRPr="001A0632">
              <w:rPr>
                <w:rFonts w:asciiTheme="majorBidi" w:hAnsiTheme="majorBidi" w:cstheme="majorBidi"/>
                <w:szCs w:val="26"/>
              </w:rPr>
              <w:lastRenderedPageBreak/>
              <w:t>AdminGroup (permission-based authorization)</w:t>
            </w:r>
          </w:p>
        </w:tc>
        <w:tc>
          <w:tcPr>
            <w:tcW w:w="1525" w:type="pct"/>
            <w:tcMar>
              <w:top w:w="227" w:type="dxa"/>
              <w:left w:w="119" w:type="dxa"/>
              <w:bottom w:w="227" w:type="dxa"/>
              <w:right w:w="119" w:type="dxa"/>
            </w:tcMar>
            <w:vAlign w:val="center"/>
          </w:tcPr>
          <w:p w14:paraId="0527B2CB" w14:textId="56F3C8C8"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lastRenderedPageBreak/>
              <w:t xml:space="preserve">FK </w:t>
            </w:r>
            <w:r w:rsidRPr="001A0632">
              <w:rPr>
                <w:rStyle w:val="Strong"/>
                <w:rFonts w:asciiTheme="majorBidi" w:hAnsiTheme="majorBidi" w:cstheme="majorBidi"/>
                <w:szCs w:val="26"/>
              </w:rPr>
              <w:t>AdminGroupId → AdminGroups.Id</w:t>
            </w:r>
            <w:r w:rsidRPr="001A0632">
              <w:rPr>
                <w:rFonts w:asciiTheme="majorBidi" w:hAnsiTheme="majorBidi" w:cstheme="majorBidi"/>
                <w:szCs w:val="26"/>
              </w:rPr>
              <w:t xml:space="preserve"> (Cascade)</w:t>
            </w:r>
          </w:p>
        </w:tc>
      </w:tr>
      <w:tr w:rsidR="000208ED" w14:paraId="6AF6C9DC" w14:textId="77777777" w:rsidTr="00AE1D3D">
        <w:tc>
          <w:tcPr>
            <w:tcW w:w="901" w:type="pct"/>
            <w:tcMar>
              <w:top w:w="227" w:type="dxa"/>
              <w:left w:w="119" w:type="dxa"/>
              <w:bottom w:w="227" w:type="dxa"/>
              <w:right w:w="119" w:type="dxa"/>
            </w:tcMar>
            <w:vAlign w:val="center"/>
          </w:tcPr>
          <w:p w14:paraId="06A3FBC4" w14:textId="77777777" w:rsidR="000208ED" w:rsidRPr="001A0632" w:rsidRDefault="000208ED" w:rsidP="00E463B0">
            <w:pPr>
              <w:spacing w:after="160"/>
              <w:ind w:firstLine="0"/>
              <w:jc w:val="center"/>
              <w:rPr>
                <w:rFonts w:asciiTheme="majorBidi" w:hAnsiTheme="majorBidi" w:cstheme="majorBidi"/>
                <w:szCs w:val="26"/>
              </w:rPr>
            </w:pPr>
            <w:r w:rsidRPr="001A0632">
              <w:rPr>
                <w:rStyle w:val="Strong"/>
                <w:rFonts w:asciiTheme="majorBidi" w:hAnsiTheme="majorBidi" w:cstheme="majorBidi"/>
                <w:szCs w:val="26"/>
              </w:rPr>
              <w:t>AspNetUsers</w:t>
            </w:r>
          </w:p>
        </w:tc>
        <w:tc>
          <w:tcPr>
            <w:tcW w:w="1526" w:type="pct"/>
            <w:tcMar>
              <w:top w:w="227" w:type="dxa"/>
              <w:left w:w="119" w:type="dxa"/>
              <w:bottom w:w="227" w:type="dxa"/>
              <w:right w:w="119" w:type="dxa"/>
            </w:tcMar>
            <w:vAlign w:val="center"/>
          </w:tcPr>
          <w:p w14:paraId="5BFE3DEE" w14:textId="77777777"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Id (PK), UserName/NormalizedUserName (Unique), Email, FullName, IsActive, AdminGroupId (FK)</w:t>
            </w:r>
          </w:p>
        </w:tc>
        <w:tc>
          <w:tcPr>
            <w:tcW w:w="1048" w:type="pct"/>
            <w:tcMar>
              <w:top w:w="227" w:type="dxa"/>
              <w:left w:w="119" w:type="dxa"/>
              <w:bottom w:w="227" w:type="dxa"/>
              <w:right w:w="119" w:type="dxa"/>
            </w:tcMar>
            <w:vAlign w:val="center"/>
          </w:tcPr>
          <w:p w14:paraId="439AC859" w14:textId="77777777"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Identity users for authentication/authorization (customized Identity user).</w:t>
            </w:r>
          </w:p>
        </w:tc>
        <w:tc>
          <w:tcPr>
            <w:tcW w:w="1525" w:type="pct"/>
            <w:tcMar>
              <w:top w:w="227" w:type="dxa"/>
              <w:left w:w="119" w:type="dxa"/>
              <w:bottom w:w="227" w:type="dxa"/>
              <w:right w:w="119" w:type="dxa"/>
            </w:tcMar>
            <w:vAlign w:val="center"/>
          </w:tcPr>
          <w:p w14:paraId="2404E5F6" w14:textId="36455CF7"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 xml:space="preserve">FK </w:t>
            </w:r>
            <w:r w:rsidRPr="001A0632">
              <w:rPr>
                <w:rStyle w:val="Strong"/>
                <w:rFonts w:asciiTheme="majorBidi" w:hAnsiTheme="majorBidi" w:cstheme="majorBidi"/>
                <w:szCs w:val="26"/>
              </w:rPr>
              <w:t>AdminGroupId → AdminGroups.Id</w:t>
            </w:r>
            <w:r w:rsidRPr="001A0632">
              <w:rPr>
                <w:rFonts w:asciiTheme="majorBidi" w:hAnsiTheme="majorBidi" w:cstheme="majorBidi"/>
                <w:szCs w:val="26"/>
              </w:rPr>
              <w:t xml:space="preserve"> (SetNull). Referenced by </w:t>
            </w:r>
            <w:r w:rsidRPr="001A0632">
              <w:rPr>
                <w:rStyle w:val="Strong"/>
                <w:rFonts w:asciiTheme="majorBidi" w:hAnsiTheme="majorBidi" w:cstheme="majorBidi"/>
                <w:szCs w:val="26"/>
              </w:rPr>
              <w:t>AspNetUserClaims / AspNetUserLogins / AspNetUserRoles / AspNetUserTokens</w:t>
            </w:r>
            <w:r w:rsidRPr="001A0632">
              <w:rPr>
                <w:rFonts w:asciiTheme="majorBidi" w:hAnsiTheme="majorBidi" w:cstheme="majorBidi"/>
                <w:szCs w:val="26"/>
              </w:rPr>
              <w:t xml:space="preserve"> (Cascade)</w:t>
            </w:r>
          </w:p>
        </w:tc>
      </w:tr>
      <w:tr w:rsidR="000208ED" w14:paraId="7902513D" w14:textId="77777777" w:rsidTr="00AE1D3D">
        <w:tc>
          <w:tcPr>
            <w:tcW w:w="901" w:type="pct"/>
            <w:tcMar>
              <w:top w:w="227" w:type="dxa"/>
              <w:left w:w="119" w:type="dxa"/>
              <w:bottom w:w="227" w:type="dxa"/>
              <w:right w:w="119" w:type="dxa"/>
            </w:tcMar>
            <w:vAlign w:val="center"/>
          </w:tcPr>
          <w:p w14:paraId="18AADF4E" w14:textId="77777777" w:rsidR="000208ED" w:rsidRPr="001A0632" w:rsidRDefault="000208ED" w:rsidP="00E463B0">
            <w:pPr>
              <w:spacing w:after="160"/>
              <w:ind w:firstLine="0"/>
              <w:jc w:val="center"/>
              <w:rPr>
                <w:rFonts w:asciiTheme="majorBidi" w:hAnsiTheme="majorBidi" w:cstheme="majorBidi"/>
                <w:szCs w:val="26"/>
              </w:rPr>
            </w:pPr>
            <w:r w:rsidRPr="001A0632">
              <w:rPr>
                <w:rStyle w:val="Strong"/>
                <w:rFonts w:asciiTheme="majorBidi" w:hAnsiTheme="majorBidi" w:cstheme="majorBidi"/>
                <w:szCs w:val="26"/>
              </w:rPr>
              <w:t>AspNetRoles</w:t>
            </w:r>
          </w:p>
        </w:tc>
        <w:tc>
          <w:tcPr>
            <w:tcW w:w="1526" w:type="pct"/>
            <w:tcMar>
              <w:top w:w="227" w:type="dxa"/>
              <w:left w:w="119" w:type="dxa"/>
              <w:bottom w:w="227" w:type="dxa"/>
              <w:right w:w="119" w:type="dxa"/>
            </w:tcMar>
            <w:vAlign w:val="center"/>
          </w:tcPr>
          <w:p w14:paraId="6E4579D7" w14:textId="77777777"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Id (PK), Name, NormalizedName (Unique)</w:t>
            </w:r>
          </w:p>
        </w:tc>
        <w:tc>
          <w:tcPr>
            <w:tcW w:w="1048" w:type="pct"/>
            <w:tcMar>
              <w:top w:w="227" w:type="dxa"/>
              <w:left w:w="119" w:type="dxa"/>
              <w:bottom w:w="227" w:type="dxa"/>
              <w:right w:w="119" w:type="dxa"/>
            </w:tcMar>
            <w:vAlign w:val="center"/>
          </w:tcPr>
          <w:p w14:paraId="7A602A62" w14:textId="77777777"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Identity roles.</w:t>
            </w:r>
          </w:p>
        </w:tc>
        <w:tc>
          <w:tcPr>
            <w:tcW w:w="1525" w:type="pct"/>
            <w:tcMar>
              <w:top w:w="227" w:type="dxa"/>
              <w:left w:w="119" w:type="dxa"/>
              <w:bottom w:w="227" w:type="dxa"/>
              <w:right w:w="119" w:type="dxa"/>
            </w:tcMar>
            <w:vAlign w:val="center"/>
          </w:tcPr>
          <w:p w14:paraId="5646E66A" w14:textId="4CA37827"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 xml:space="preserve">Referenced by </w:t>
            </w:r>
            <w:r w:rsidRPr="001A0632">
              <w:rPr>
                <w:rStyle w:val="Strong"/>
                <w:rFonts w:asciiTheme="majorBidi" w:hAnsiTheme="majorBidi" w:cstheme="majorBidi"/>
                <w:szCs w:val="26"/>
              </w:rPr>
              <w:t>AspNetUserRoles.RoleId</w:t>
            </w:r>
            <w:r w:rsidRPr="001A0632">
              <w:rPr>
                <w:rFonts w:asciiTheme="majorBidi" w:hAnsiTheme="majorBidi" w:cstheme="majorBidi"/>
                <w:szCs w:val="26"/>
              </w:rPr>
              <w:t xml:space="preserve"> (Cascade), </w:t>
            </w:r>
            <w:r w:rsidRPr="001A0632">
              <w:rPr>
                <w:rStyle w:val="Strong"/>
                <w:rFonts w:asciiTheme="majorBidi" w:hAnsiTheme="majorBidi" w:cstheme="majorBidi"/>
                <w:szCs w:val="26"/>
              </w:rPr>
              <w:t>AspNetRoleClaims.RoleId</w:t>
            </w:r>
            <w:r w:rsidRPr="001A0632">
              <w:rPr>
                <w:rFonts w:asciiTheme="majorBidi" w:hAnsiTheme="majorBidi" w:cstheme="majorBidi"/>
                <w:szCs w:val="26"/>
              </w:rPr>
              <w:t xml:space="preserve"> (Cascade)</w:t>
            </w:r>
          </w:p>
        </w:tc>
      </w:tr>
      <w:tr w:rsidR="000208ED" w14:paraId="3FEAD133" w14:textId="77777777" w:rsidTr="00AE1D3D">
        <w:tc>
          <w:tcPr>
            <w:tcW w:w="901" w:type="pct"/>
            <w:tcMar>
              <w:top w:w="227" w:type="dxa"/>
              <w:left w:w="119" w:type="dxa"/>
              <w:bottom w:w="227" w:type="dxa"/>
              <w:right w:w="119" w:type="dxa"/>
            </w:tcMar>
            <w:vAlign w:val="center"/>
          </w:tcPr>
          <w:p w14:paraId="68F37E1B" w14:textId="77777777" w:rsidR="000208ED" w:rsidRPr="001A0632" w:rsidRDefault="000208ED" w:rsidP="00E463B0">
            <w:pPr>
              <w:spacing w:after="160"/>
              <w:ind w:firstLine="0"/>
              <w:jc w:val="center"/>
              <w:rPr>
                <w:rFonts w:asciiTheme="majorBidi" w:hAnsiTheme="majorBidi" w:cstheme="majorBidi"/>
                <w:szCs w:val="26"/>
              </w:rPr>
            </w:pPr>
            <w:r w:rsidRPr="001A0632">
              <w:rPr>
                <w:rStyle w:val="Strong"/>
                <w:rFonts w:asciiTheme="majorBidi" w:hAnsiTheme="majorBidi" w:cstheme="majorBidi"/>
                <w:szCs w:val="26"/>
              </w:rPr>
              <w:t>AspNetUserRoles</w:t>
            </w:r>
          </w:p>
        </w:tc>
        <w:tc>
          <w:tcPr>
            <w:tcW w:w="1526" w:type="pct"/>
            <w:tcMar>
              <w:top w:w="227" w:type="dxa"/>
              <w:left w:w="119" w:type="dxa"/>
              <w:bottom w:w="227" w:type="dxa"/>
              <w:right w:w="119" w:type="dxa"/>
            </w:tcMar>
            <w:vAlign w:val="center"/>
          </w:tcPr>
          <w:p w14:paraId="6039AFD8" w14:textId="77777777"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UserId (PK, FK), RoleId (PK, FK)</w:t>
            </w:r>
          </w:p>
        </w:tc>
        <w:tc>
          <w:tcPr>
            <w:tcW w:w="1048" w:type="pct"/>
            <w:tcMar>
              <w:top w:w="227" w:type="dxa"/>
              <w:left w:w="119" w:type="dxa"/>
              <w:bottom w:w="227" w:type="dxa"/>
              <w:right w:w="119" w:type="dxa"/>
            </w:tcMar>
            <w:vAlign w:val="center"/>
          </w:tcPr>
          <w:p w14:paraId="201BC9BD" w14:textId="77777777"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Many-to-many mapping between users and roles.</w:t>
            </w:r>
          </w:p>
        </w:tc>
        <w:tc>
          <w:tcPr>
            <w:tcW w:w="1525" w:type="pct"/>
            <w:tcMar>
              <w:top w:w="227" w:type="dxa"/>
              <w:left w:w="119" w:type="dxa"/>
              <w:bottom w:w="227" w:type="dxa"/>
              <w:right w:w="119" w:type="dxa"/>
            </w:tcMar>
            <w:vAlign w:val="center"/>
          </w:tcPr>
          <w:p w14:paraId="65170A16" w14:textId="496F447E"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 xml:space="preserve">FK </w:t>
            </w:r>
            <w:r w:rsidRPr="001A0632">
              <w:rPr>
                <w:rStyle w:val="Strong"/>
                <w:rFonts w:asciiTheme="majorBidi" w:hAnsiTheme="majorBidi" w:cstheme="majorBidi"/>
                <w:szCs w:val="26"/>
              </w:rPr>
              <w:t>UserId → AspNetUsers.Id</w:t>
            </w:r>
            <w:r w:rsidRPr="001A0632">
              <w:rPr>
                <w:rFonts w:asciiTheme="majorBidi" w:hAnsiTheme="majorBidi" w:cstheme="majorBidi"/>
                <w:szCs w:val="26"/>
              </w:rPr>
              <w:t xml:space="preserve"> (Cascade). FK </w:t>
            </w:r>
            <w:r w:rsidRPr="001A0632">
              <w:rPr>
                <w:rStyle w:val="Strong"/>
                <w:rFonts w:asciiTheme="majorBidi" w:hAnsiTheme="majorBidi" w:cstheme="majorBidi"/>
                <w:szCs w:val="26"/>
              </w:rPr>
              <w:t>RoleId → AspNetRoles.Id</w:t>
            </w:r>
            <w:r w:rsidRPr="001A0632">
              <w:rPr>
                <w:rFonts w:asciiTheme="majorBidi" w:hAnsiTheme="majorBidi" w:cstheme="majorBidi"/>
                <w:szCs w:val="26"/>
              </w:rPr>
              <w:t xml:space="preserve"> (Cascade)</w:t>
            </w:r>
          </w:p>
        </w:tc>
      </w:tr>
      <w:tr w:rsidR="000208ED" w14:paraId="362EEC5F" w14:textId="77777777" w:rsidTr="00AE1D3D">
        <w:tc>
          <w:tcPr>
            <w:tcW w:w="901" w:type="pct"/>
            <w:tcMar>
              <w:top w:w="227" w:type="dxa"/>
              <w:left w:w="119" w:type="dxa"/>
              <w:bottom w:w="227" w:type="dxa"/>
              <w:right w:w="119" w:type="dxa"/>
            </w:tcMar>
            <w:vAlign w:val="center"/>
          </w:tcPr>
          <w:p w14:paraId="2E6857E3" w14:textId="77777777" w:rsidR="000208ED" w:rsidRPr="001A0632" w:rsidRDefault="000208ED" w:rsidP="00E463B0">
            <w:pPr>
              <w:spacing w:after="160"/>
              <w:ind w:firstLine="0"/>
              <w:jc w:val="center"/>
              <w:rPr>
                <w:rFonts w:asciiTheme="majorBidi" w:hAnsiTheme="majorBidi" w:cstheme="majorBidi"/>
                <w:szCs w:val="26"/>
              </w:rPr>
            </w:pPr>
            <w:r w:rsidRPr="001A0632">
              <w:rPr>
                <w:rStyle w:val="Strong"/>
                <w:rFonts w:asciiTheme="majorBidi" w:hAnsiTheme="majorBidi" w:cstheme="majorBidi"/>
                <w:szCs w:val="26"/>
              </w:rPr>
              <w:lastRenderedPageBreak/>
              <w:t>AspNetUserClaims</w:t>
            </w:r>
          </w:p>
        </w:tc>
        <w:tc>
          <w:tcPr>
            <w:tcW w:w="1526" w:type="pct"/>
            <w:tcMar>
              <w:top w:w="227" w:type="dxa"/>
              <w:left w:w="119" w:type="dxa"/>
              <w:bottom w:w="227" w:type="dxa"/>
              <w:right w:w="119" w:type="dxa"/>
            </w:tcMar>
            <w:vAlign w:val="center"/>
          </w:tcPr>
          <w:p w14:paraId="74006871" w14:textId="77777777"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Id (PK), UserId (FK), ClaimType, ClaimValue</w:t>
            </w:r>
          </w:p>
        </w:tc>
        <w:tc>
          <w:tcPr>
            <w:tcW w:w="1048" w:type="pct"/>
            <w:tcMar>
              <w:top w:w="227" w:type="dxa"/>
              <w:left w:w="119" w:type="dxa"/>
              <w:bottom w:w="227" w:type="dxa"/>
              <w:right w:w="119" w:type="dxa"/>
            </w:tcMar>
            <w:vAlign w:val="center"/>
          </w:tcPr>
          <w:p w14:paraId="4EB3B41B" w14:textId="77777777"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Stores claims for users.</w:t>
            </w:r>
          </w:p>
        </w:tc>
        <w:tc>
          <w:tcPr>
            <w:tcW w:w="1525" w:type="pct"/>
            <w:tcMar>
              <w:top w:w="227" w:type="dxa"/>
              <w:left w:w="119" w:type="dxa"/>
              <w:bottom w:w="227" w:type="dxa"/>
              <w:right w:w="119" w:type="dxa"/>
            </w:tcMar>
            <w:vAlign w:val="center"/>
          </w:tcPr>
          <w:p w14:paraId="5F114FCA" w14:textId="5D921CFF"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 xml:space="preserve">FK </w:t>
            </w:r>
            <w:r w:rsidRPr="001A0632">
              <w:rPr>
                <w:rStyle w:val="Strong"/>
                <w:rFonts w:asciiTheme="majorBidi" w:hAnsiTheme="majorBidi" w:cstheme="majorBidi"/>
                <w:szCs w:val="26"/>
              </w:rPr>
              <w:t>UserId → AspNetUsers.Id</w:t>
            </w:r>
            <w:r w:rsidRPr="001A0632">
              <w:rPr>
                <w:rFonts w:asciiTheme="majorBidi" w:hAnsiTheme="majorBidi" w:cstheme="majorBidi"/>
                <w:szCs w:val="26"/>
              </w:rPr>
              <w:t xml:space="preserve"> (Cascade)</w:t>
            </w:r>
          </w:p>
        </w:tc>
      </w:tr>
      <w:tr w:rsidR="000208ED" w14:paraId="783DA61E" w14:textId="77777777" w:rsidTr="00AE1D3D">
        <w:tc>
          <w:tcPr>
            <w:tcW w:w="901" w:type="pct"/>
            <w:tcMar>
              <w:top w:w="227" w:type="dxa"/>
              <w:left w:w="119" w:type="dxa"/>
              <w:bottom w:w="227" w:type="dxa"/>
              <w:right w:w="119" w:type="dxa"/>
            </w:tcMar>
            <w:vAlign w:val="center"/>
          </w:tcPr>
          <w:p w14:paraId="412ED93F" w14:textId="77777777" w:rsidR="000208ED" w:rsidRPr="001A0632" w:rsidRDefault="000208ED" w:rsidP="00E463B0">
            <w:pPr>
              <w:spacing w:after="160"/>
              <w:ind w:firstLine="0"/>
              <w:jc w:val="center"/>
              <w:rPr>
                <w:rFonts w:asciiTheme="majorBidi" w:hAnsiTheme="majorBidi" w:cstheme="majorBidi"/>
                <w:szCs w:val="26"/>
              </w:rPr>
            </w:pPr>
            <w:r w:rsidRPr="001A0632">
              <w:rPr>
                <w:rStyle w:val="Strong"/>
                <w:rFonts w:asciiTheme="majorBidi" w:hAnsiTheme="majorBidi" w:cstheme="majorBidi"/>
                <w:szCs w:val="26"/>
              </w:rPr>
              <w:t>AspNetRoleClaims</w:t>
            </w:r>
          </w:p>
        </w:tc>
        <w:tc>
          <w:tcPr>
            <w:tcW w:w="1526" w:type="pct"/>
            <w:tcMar>
              <w:top w:w="227" w:type="dxa"/>
              <w:left w:w="119" w:type="dxa"/>
              <w:bottom w:w="227" w:type="dxa"/>
              <w:right w:w="119" w:type="dxa"/>
            </w:tcMar>
            <w:vAlign w:val="center"/>
          </w:tcPr>
          <w:p w14:paraId="3D510C78" w14:textId="77777777"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Id (PK), RoleId (FK), ClaimType, ClaimValue</w:t>
            </w:r>
          </w:p>
        </w:tc>
        <w:tc>
          <w:tcPr>
            <w:tcW w:w="1048" w:type="pct"/>
            <w:tcMar>
              <w:top w:w="227" w:type="dxa"/>
              <w:left w:w="119" w:type="dxa"/>
              <w:bottom w:w="227" w:type="dxa"/>
              <w:right w:w="119" w:type="dxa"/>
            </w:tcMar>
            <w:vAlign w:val="center"/>
          </w:tcPr>
          <w:p w14:paraId="6958357A" w14:textId="77777777"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Stores claims for roles.</w:t>
            </w:r>
          </w:p>
        </w:tc>
        <w:tc>
          <w:tcPr>
            <w:tcW w:w="1525" w:type="pct"/>
            <w:tcMar>
              <w:top w:w="227" w:type="dxa"/>
              <w:left w:w="119" w:type="dxa"/>
              <w:bottom w:w="227" w:type="dxa"/>
              <w:right w:w="119" w:type="dxa"/>
            </w:tcMar>
            <w:vAlign w:val="center"/>
          </w:tcPr>
          <w:p w14:paraId="78087A02" w14:textId="5E0E16EB"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 xml:space="preserve">FK </w:t>
            </w:r>
            <w:r w:rsidRPr="001A0632">
              <w:rPr>
                <w:rStyle w:val="Strong"/>
                <w:rFonts w:asciiTheme="majorBidi" w:hAnsiTheme="majorBidi" w:cstheme="majorBidi"/>
                <w:szCs w:val="26"/>
              </w:rPr>
              <w:t>RoleId → AspNetRoles.Id</w:t>
            </w:r>
            <w:r w:rsidRPr="001A0632">
              <w:rPr>
                <w:rFonts w:asciiTheme="majorBidi" w:hAnsiTheme="majorBidi" w:cstheme="majorBidi"/>
                <w:szCs w:val="26"/>
              </w:rPr>
              <w:t xml:space="preserve"> (Cascade)</w:t>
            </w:r>
          </w:p>
        </w:tc>
      </w:tr>
      <w:tr w:rsidR="000208ED" w14:paraId="016F87D3" w14:textId="77777777" w:rsidTr="00AE1D3D">
        <w:tc>
          <w:tcPr>
            <w:tcW w:w="901" w:type="pct"/>
            <w:tcMar>
              <w:top w:w="227" w:type="dxa"/>
              <w:left w:w="119" w:type="dxa"/>
              <w:bottom w:w="227" w:type="dxa"/>
              <w:right w:w="119" w:type="dxa"/>
            </w:tcMar>
            <w:vAlign w:val="center"/>
          </w:tcPr>
          <w:p w14:paraId="701AD5CA" w14:textId="77777777" w:rsidR="000208ED" w:rsidRPr="001A0632" w:rsidRDefault="000208ED" w:rsidP="00E463B0">
            <w:pPr>
              <w:spacing w:after="160"/>
              <w:ind w:firstLine="0"/>
              <w:jc w:val="center"/>
              <w:rPr>
                <w:rFonts w:asciiTheme="majorBidi" w:hAnsiTheme="majorBidi" w:cstheme="majorBidi"/>
                <w:szCs w:val="26"/>
              </w:rPr>
            </w:pPr>
            <w:r w:rsidRPr="001A0632">
              <w:rPr>
                <w:rStyle w:val="Strong"/>
                <w:rFonts w:asciiTheme="majorBidi" w:hAnsiTheme="majorBidi" w:cstheme="majorBidi"/>
                <w:szCs w:val="26"/>
              </w:rPr>
              <w:t>AspNetUserLogins</w:t>
            </w:r>
          </w:p>
        </w:tc>
        <w:tc>
          <w:tcPr>
            <w:tcW w:w="1526" w:type="pct"/>
            <w:tcMar>
              <w:top w:w="227" w:type="dxa"/>
              <w:left w:w="119" w:type="dxa"/>
              <w:bottom w:w="227" w:type="dxa"/>
              <w:right w:w="119" w:type="dxa"/>
            </w:tcMar>
            <w:vAlign w:val="center"/>
          </w:tcPr>
          <w:p w14:paraId="5088A131" w14:textId="77777777"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LoginProvider (PK), ProviderKey (PK), UserId (FK)</w:t>
            </w:r>
          </w:p>
        </w:tc>
        <w:tc>
          <w:tcPr>
            <w:tcW w:w="1048" w:type="pct"/>
            <w:tcMar>
              <w:top w:w="227" w:type="dxa"/>
              <w:left w:w="119" w:type="dxa"/>
              <w:bottom w:w="227" w:type="dxa"/>
              <w:right w:w="119" w:type="dxa"/>
            </w:tcMar>
            <w:vAlign w:val="center"/>
          </w:tcPr>
          <w:p w14:paraId="249CA38D" w14:textId="385A225B"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External login providers for Identity</w:t>
            </w:r>
          </w:p>
        </w:tc>
        <w:tc>
          <w:tcPr>
            <w:tcW w:w="1525" w:type="pct"/>
            <w:tcMar>
              <w:top w:w="227" w:type="dxa"/>
              <w:left w:w="119" w:type="dxa"/>
              <w:bottom w:w="227" w:type="dxa"/>
              <w:right w:w="119" w:type="dxa"/>
            </w:tcMar>
            <w:vAlign w:val="center"/>
          </w:tcPr>
          <w:p w14:paraId="283B2E64" w14:textId="1B7E79A9"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 xml:space="preserve">FK </w:t>
            </w:r>
            <w:r w:rsidRPr="001A0632">
              <w:rPr>
                <w:rStyle w:val="Strong"/>
                <w:rFonts w:asciiTheme="majorBidi" w:hAnsiTheme="majorBidi" w:cstheme="majorBidi"/>
                <w:szCs w:val="26"/>
              </w:rPr>
              <w:t>UserId → AspNetUsers.Id</w:t>
            </w:r>
            <w:r w:rsidRPr="001A0632">
              <w:rPr>
                <w:rFonts w:asciiTheme="majorBidi" w:hAnsiTheme="majorBidi" w:cstheme="majorBidi"/>
                <w:szCs w:val="26"/>
              </w:rPr>
              <w:t xml:space="preserve"> (Cascade)</w:t>
            </w:r>
          </w:p>
        </w:tc>
      </w:tr>
      <w:tr w:rsidR="000208ED" w14:paraId="04D63286" w14:textId="77777777" w:rsidTr="00AE1D3D">
        <w:tc>
          <w:tcPr>
            <w:tcW w:w="901" w:type="pct"/>
            <w:tcMar>
              <w:top w:w="227" w:type="dxa"/>
              <w:left w:w="119" w:type="dxa"/>
              <w:bottom w:w="227" w:type="dxa"/>
              <w:right w:w="119" w:type="dxa"/>
            </w:tcMar>
            <w:vAlign w:val="center"/>
          </w:tcPr>
          <w:p w14:paraId="2EBA66CC" w14:textId="77777777" w:rsidR="000208ED" w:rsidRPr="001A0632" w:rsidRDefault="000208ED" w:rsidP="00E463B0">
            <w:pPr>
              <w:spacing w:after="160"/>
              <w:ind w:firstLine="0"/>
              <w:jc w:val="center"/>
              <w:rPr>
                <w:rFonts w:asciiTheme="majorBidi" w:hAnsiTheme="majorBidi" w:cstheme="majorBidi"/>
                <w:szCs w:val="26"/>
              </w:rPr>
            </w:pPr>
            <w:r w:rsidRPr="001A0632">
              <w:rPr>
                <w:rStyle w:val="Strong"/>
                <w:rFonts w:asciiTheme="majorBidi" w:hAnsiTheme="majorBidi" w:cstheme="majorBidi"/>
                <w:szCs w:val="26"/>
              </w:rPr>
              <w:t>AspNetUserTokens</w:t>
            </w:r>
          </w:p>
        </w:tc>
        <w:tc>
          <w:tcPr>
            <w:tcW w:w="1526" w:type="pct"/>
            <w:tcMar>
              <w:top w:w="227" w:type="dxa"/>
              <w:left w:w="119" w:type="dxa"/>
              <w:bottom w:w="227" w:type="dxa"/>
              <w:right w:w="119" w:type="dxa"/>
            </w:tcMar>
            <w:vAlign w:val="center"/>
          </w:tcPr>
          <w:p w14:paraId="40065BFB" w14:textId="77777777"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UserId (PK, FK), LoginProvider (PK), Name (PK), Value</w:t>
            </w:r>
          </w:p>
        </w:tc>
        <w:tc>
          <w:tcPr>
            <w:tcW w:w="1048" w:type="pct"/>
            <w:tcMar>
              <w:top w:w="227" w:type="dxa"/>
              <w:left w:w="119" w:type="dxa"/>
              <w:bottom w:w="227" w:type="dxa"/>
              <w:right w:w="119" w:type="dxa"/>
            </w:tcMar>
            <w:vAlign w:val="center"/>
          </w:tcPr>
          <w:p w14:paraId="4F03702E" w14:textId="74E4BE18"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Token storage for Identity</w:t>
            </w:r>
          </w:p>
        </w:tc>
        <w:tc>
          <w:tcPr>
            <w:tcW w:w="1525" w:type="pct"/>
            <w:tcMar>
              <w:top w:w="227" w:type="dxa"/>
              <w:left w:w="119" w:type="dxa"/>
              <w:bottom w:w="227" w:type="dxa"/>
              <w:right w:w="119" w:type="dxa"/>
            </w:tcMar>
            <w:vAlign w:val="center"/>
          </w:tcPr>
          <w:p w14:paraId="51F37B83" w14:textId="4C66B6C5"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 xml:space="preserve">FK </w:t>
            </w:r>
            <w:r w:rsidRPr="001A0632">
              <w:rPr>
                <w:rStyle w:val="Strong"/>
                <w:rFonts w:asciiTheme="majorBidi" w:hAnsiTheme="majorBidi" w:cstheme="majorBidi"/>
                <w:szCs w:val="26"/>
              </w:rPr>
              <w:t>UserId → AspNetUsers.Id</w:t>
            </w:r>
            <w:r w:rsidRPr="001A0632">
              <w:rPr>
                <w:rFonts w:asciiTheme="majorBidi" w:hAnsiTheme="majorBidi" w:cstheme="majorBidi"/>
                <w:szCs w:val="26"/>
              </w:rPr>
              <w:t xml:space="preserve"> (Cascade)</w:t>
            </w:r>
          </w:p>
        </w:tc>
      </w:tr>
      <w:tr w:rsidR="000208ED" w14:paraId="6EB23EBC" w14:textId="77777777" w:rsidTr="00AE1D3D">
        <w:tc>
          <w:tcPr>
            <w:tcW w:w="901" w:type="pct"/>
            <w:tcMar>
              <w:top w:w="227" w:type="dxa"/>
              <w:left w:w="119" w:type="dxa"/>
              <w:bottom w:w="227" w:type="dxa"/>
              <w:right w:w="119" w:type="dxa"/>
            </w:tcMar>
            <w:vAlign w:val="center"/>
          </w:tcPr>
          <w:p w14:paraId="285D01AB" w14:textId="77777777" w:rsidR="000208ED" w:rsidRPr="001A0632" w:rsidRDefault="000208ED" w:rsidP="00E463B0">
            <w:pPr>
              <w:spacing w:after="160"/>
              <w:ind w:firstLine="0"/>
              <w:jc w:val="center"/>
              <w:rPr>
                <w:rFonts w:asciiTheme="majorBidi" w:hAnsiTheme="majorBidi" w:cstheme="majorBidi"/>
                <w:szCs w:val="26"/>
              </w:rPr>
            </w:pPr>
            <w:r w:rsidRPr="001A0632">
              <w:rPr>
                <w:rStyle w:val="Strong"/>
                <w:rFonts w:asciiTheme="majorBidi" w:hAnsiTheme="majorBidi" w:cstheme="majorBidi"/>
                <w:szCs w:val="26"/>
              </w:rPr>
              <w:t>Brands</w:t>
            </w:r>
          </w:p>
        </w:tc>
        <w:tc>
          <w:tcPr>
            <w:tcW w:w="1526" w:type="pct"/>
            <w:tcMar>
              <w:top w:w="227" w:type="dxa"/>
              <w:left w:w="119" w:type="dxa"/>
              <w:bottom w:w="227" w:type="dxa"/>
              <w:right w:w="119" w:type="dxa"/>
            </w:tcMar>
            <w:vAlign w:val="center"/>
          </w:tcPr>
          <w:p w14:paraId="1315BF70" w14:textId="77777777"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Id (PK), Name, IsActive</w:t>
            </w:r>
          </w:p>
        </w:tc>
        <w:tc>
          <w:tcPr>
            <w:tcW w:w="1048" w:type="pct"/>
            <w:tcMar>
              <w:top w:w="227" w:type="dxa"/>
              <w:left w:w="119" w:type="dxa"/>
              <w:bottom w:w="227" w:type="dxa"/>
              <w:right w:w="119" w:type="dxa"/>
            </w:tcMar>
            <w:vAlign w:val="center"/>
          </w:tcPr>
          <w:p w14:paraId="445DD5A6" w14:textId="065D920A"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Brand master data for products</w:t>
            </w:r>
          </w:p>
        </w:tc>
        <w:tc>
          <w:tcPr>
            <w:tcW w:w="1525" w:type="pct"/>
            <w:tcMar>
              <w:top w:w="227" w:type="dxa"/>
              <w:left w:w="119" w:type="dxa"/>
              <w:bottom w:w="227" w:type="dxa"/>
              <w:right w:w="119" w:type="dxa"/>
            </w:tcMar>
            <w:vAlign w:val="center"/>
          </w:tcPr>
          <w:p w14:paraId="5EDA105A" w14:textId="40926CDA"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 xml:space="preserve">Referenced by </w:t>
            </w:r>
            <w:r w:rsidRPr="001A0632">
              <w:rPr>
                <w:rStyle w:val="Strong"/>
                <w:rFonts w:asciiTheme="majorBidi" w:hAnsiTheme="majorBidi" w:cstheme="majorBidi"/>
                <w:szCs w:val="26"/>
              </w:rPr>
              <w:t>Products.BrandId</w:t>
            </w:r>
            <w:r w:rsidRPr="001A0632">
              <w:rPr>
                <w:rFonts w:asciiTheme="majorBidi" w:hAnsiTheme="majorBidi" w:cstheme="majorBidi"/>
                <w:szCs w:val="26"/>
              </w:rPr>
              <w:t xml:space="preserve"> (Restrict)</w:t>
            </w:r>
          </w:p>
        </w:tc>
      </w:tr>
      <w:tr w:rsidR="000208ED" w14:paraId="0306F8D3" w14:textId="77777777" w:rsidTr="00AE1D3D">
        <w:tc>
          <w:tcPr>
            <w:tcW w:w="901" w:type="pct"/>
            <w:tcMar>
              <w:top w:w="227" w:type="dxa"/>
              <w:left w:w="119" w:type="dxa"/>
              <w:bottom w:w="227" w:type="dxa"/>
              <w:right w:w="119" w:type="dxa"/>
            </w:tcMar>
            <w:vAlign w:val="center"/>
          </w:tcPr>
          <w:p w14:paraId="471D9DAB" w14:textId="77777777" w:rsidR="000208ED" w:rsidRPr="001A0632" w:rsidRDefault="000208ED" w:rsidP="00E463B0">
            <w:pPr>
              <w:spacing w:after="160"/>
              <w:ind w:firstLine="0"/>
              <w:jc w:val="center"/>
              <w:rPr>
                <w:rFonts w:asciiTheme="majorBidi" w:hAnsiTheme="majorBidi" w:cstheme="majorBidi"/>
                <w:szCs w:val="26"/>
              </w:rPr>
            </w:pPr>
            <w:r w:rsidRPr="001A0632">
              <w:rPr>
                <w:rStyle w:val="Strong"/>
                <w:rFonts w:asciiTheme="majorBidi" w:hAnsiTheme="majorBidi" w:cstheme="majorBidi"/>
                <w:szCs w:val="26"/>
              </w:rPr>
              <w:t>Categories</w:t>
            </w:r>
          </w:p>
        </w:tc>
        <w:tc>
          <w:tcPr>
            <w:tcW w:w="1526" w:type="pct"/>
            <w:tcMar>
              <w:top w:w="227" w:type="dxa"/>
              <w:left w:w="119" w:type="dxa"/>
              <w:bottom w:w="227" w:type="dxa"/>
              <w:right w:w="119" w:type="dxa"/>
            </w:tcMar>
            <w:vAlign w:val="center"/>
          </w:tcPr>
          <w:p w14:paraId="56368E33" w14:textId="77777777"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Id (PK), Name (Unique), Description, IsTrending, IsActive</w:t>
            </w:r>
          </w:p>
        </w:tc>
        <w:tc>
          <w:tcPr>
            <w:tcW w:w="1048" w:type="pct"/>
            <w:tcMar>
              <w:top w:w="227" w:type="dxa"/>
              <w:left w:w="119" w:type="dxa"/>
              <w:bottom w:w="227" w:type="dxa"/>
              <w:right w:w="119" w:type="dxa"/>
            </w:tcMar>
            <w:vAlign w:val="center"/>
          </w:tcPr>
          <w:p w14:paraId="05FA15A5" w14:textId="77777777"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Category master data for products; supports trending categories.</w:t>
            </w:r>
          </w:p>
        </w:tc>
        <w:tc>
          <w:tcPr>
            <w:tcW w:w="1525" w:type="pct"/>
            <w:tcMar>
              <w:top w:w="227" w:type="dxa"/>
              <w:left w:w="119" w:type="dxa"/>
              <w:bottom w:w="227" w:type="dxa"/>
              <w:right w:w="119" w:type="dxa"/>
            </w:tcMar>
            <w:vAlign w:val="center"/>
          </w:tcPr>
          <w:p w14:paraId="661D099F" w14:textId="0ECBEEBC"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 xml:space="preserve">Referenced by </w:t>
            </w:r>
            <w:r w:rsidRPr="001A0632">
              <w:rPr>
                <w:rStyle w:val="Strong"/>
                <w:rFonts w:asciiTheme="majorBidi" w:hAnsiTheme="majorBidi" w:cstheme="majorBidi"/>
                <w:szCs w:val="26"/>
              </w:rPr>
              <w:t>Products.CategoryId</w:t>
            </w:r>
            <w:r w:rsidRPr="001A0632">
              <w:rPr>
                <w:rFonts w:asciiTheme="majorBidi" w:hAnsiTheme="majorBidi" w:cstheme="majorBidi"/>
                <w:szCs w:val="26"/>
              </w:rPr>
              <w:t xml:space="preserve"> (Restrict)</w:t>
            </w:r>
          </w:p>
        </w:tc>
      </w:tr>
      <w:tr w:rsidR="000208ED" w14:paraId="7B38533D" w14:textId="77777777" w:rsidTr="00AE1D3D">
        <w:tc>
          <w:tcPr>
            <w:tcW w:w="901" w:type="pct"/>
            <w:tcMar>
              <w:top w:w="227" w:type="dxa"/>
              <w:left w:w="119" w:type="dxa"/>
              <w:bottom w:w="227" w:type="dxa"/>
              <w:right w:w="119" w:type="dxa"/>
            </w:tcMar>
            <w:vAlign w:val="center"/>
          </w:tcPr>
          <w:p w14:paraId="3D8464E2" w14:textId="77777777" w:rsidR="000208ED" w:rsidRPr="001A0632" w:rsidRDefault="000208ED" w:rsidP="00E463B0">
            <w:pPr>
              <w:spacing w:after="160"/>
              <w:ind w:firstLine="0"/>
              <w:jc w:val="center"/>
              <w:rPr>
                <w:rFonts w:asciiTheme="majorBidi" w:hAnsiTheme="majorBidi" w:cstheme="majorBidi"/>
                <w:szCs w:val="26"/>
              </w:rPr>
            </w:pPr>
            <w:r w:rsidRPr="001A0632">
              <w:rPr>
                <w:rStyle w:val="Strong"/>
                <w:rFonts w:asciiTheme="majorBidi" w:hAnsiTheme="majorBidi" w:cstheme="majorBidi"/>
                <w:szCs w:val="26"/>
              </w:rPr>
              <w:lastRenderedPageBreak/>
              <w:t>Units</w:t>
            </w:r>
          </w:p>
        </w:tc>
        <w:tc>
          <w:tcPr>
            <w:tcW w:w="1526" w:type="pct"/>
            <w:tcMar>
              <w:top w:w="227" w:type="dxa"/>
              <w:left w:w="119" w:type="dxa"/>
              <w:bottom w:w="227" w:type="dxa"/>
              <w:right w:w="119" w:type="dxa"/>
            </w:tcMar>
            <w:vAlign w:val="center"/>
          </w:tcPr>
          <w:p w14:paraId="1B1F0EB8" w14:textId="77777777"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Id (PK), Name (Unique), ShortName, IsActive</w:t>
            </w:r>
          </w:p>
        </w:tc>
        <w:tc>
          <w:tcPr>
            <w:tcW w:w="1048" w:type="pct"/>
            <w:tcMar>
              <w:top w:w="227" w:type="dxa"/>
              <w:left w:w="119" w:type="dxa"/>
              <w:bottom w:w="227" w:type="dxa"/>
              <w:right w:w="119" w:type="dxa"/>
            </w:tcMar>
            <w:vAlign w:val="center"/>
          </w:tcPr>
          <w:p w14:paraId="11846072" w14:textId="77777777"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Unit of measurement (pcs, box, kg…).</w:t>
            </w:r>
          </w:p>
        </w:tc>
        <w:tc>
          <w:tcPr>
            <w:tcW w:w="1525" w:type="pct"/>
            <w:tcMar>
              <w:top w:w="227" w:type="dxa"/>
              <w:left w:w="119" w:type="dxa"/>
              <w:bottom w:w="227" w:type="dxa"/>
              <w:right w:w="119" w:type="dxa"/>
            </w:tcMar>
            <w:vAlign w:val="center"/>
          </w:tcPr>
          <w:p w14:paraId="1E74A05A" w14:textId="4A9D477A"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 xml:space="preserve">Referenced by </w:t>
            </w:r>
            <w:r w:rsidRPr="001A0632">
              <w:rPr>
                <w:rStyle w:val="Strong"/>
                <w:rFonts w:asciiTheme="majorBidi" w:hAnsiTheme="majorBidi" w:cstheme="majorBidi"/>
                <w:szCs w:val="26"/>
              </w:rPr>
              <w:t>Products.UnitId</w:t>
            </w:r>
            <w:r w:rsidRPr="001A0632">
              <w:rPr>
                <w:rFonts w:asciiTheme="majorBidi" w:hAnsiTheme="majorBidi" w:cstheme="majorBidi"/>
                <w:szCs w:val="26"/>
              </w:rPr>
              <w:t xml:space="preserve"> (Restrict)</w:t>
            </w:r>
          </w:p>
        </w:tc>
      </w:tr>
      <w:tr w:rsidR="000208ED" w14:paraId="10F944DA" w14:textId="77777777" w:rsidTr="00AE1D3D">
        <w:tc>
          <w:tcPr>
            <w:tcW w:w="901" w:type="pct"/>
            <w:tcMar>
              <w:top w:w="227" w:type="dxa"/>
              <w:left w:w="119" w:type="dxa"/>
              <w:bottom w:w="227" w:type="dxa"/>
              <w:right w:w="119" w:type="dxa"/>
            </w:tcMar>
            <w:vAlign w:val="center"/>
          </w:tcPr>
          <w:p w14:paraId="3ADE545B" w14:textId="77777777" w:rsidR="000208ED" w:rsidRPr="001A0632" w:rsidRDefault="000208ED" w:rsidP="00E463B0">
            <w:pPr>
              <w:spacing w:after="160"/>
              <w:ind w:firstLine="0"/>
              <w:jc w:val="center"/>
              <w:rPr>
                <w:rFonts w:asciiTheme="majorBidi" w:hAnsiTheme="majorBidi" w:cstheme="majorBidi"/>
                <w:szCs w:val="26"/>
              </w:rPr>
            </w:pPr>
            <w:r w:rsidRPr="001A0632">
              <w:rPr>
                <w:rStyle w:val="Strong"/>
                <w:rFonts w:asciiTheme="majorBidi" w:hAnsiTheme="majorBidi" w:cstheme="majorBidi"/>
                <w:szCs w:val="26"/>
              </w:rPr>
              <w:t>Products</w:t>
            </w:r>
          </w:p>
        </w:tc>
        <w:tc>
          <w:tcPr>
            <w:tcW w:w="1526" w:type="pct"/>
            <w:tcMar>
              <w:top w:w="227" w:type="dxa"/>
              <w:left w:w="119" w:type="dxa"/>
              <w:bottom w:w="227" w:type="dxa"/>
              <w:right w:w="119" w:type="dxa"/>
            </w:tcMar>
            <w:vAlign w:val="center"/>
          </w:tcPr>
          <w:p w14:paraId="7E56F102" w14:textId="77777777"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Id (PK), SKU (Unique), Name, CategoryId (FK), UnitId (FK), BrandId (FK), CostPrice, SalePrice, StockOnHand, ReorderLevel, IsTrending, IsActive</w:t>
            </w:r>
          </w:p>
        </w:tc>
        <w:tc>
          <w:tcPr>
            <w:tcW w:w="1048" w:type="pct"/>
            <w:tcMar>
              <w:top w:w="227" w:type="dxa"/>
              <w:left w:w="119" w:type="dxa"/>
              <w:bottom w:w="227" w:type="dxa"/>
              <w:right w:w="119" w:type="dxa"/>
            </w:tcMar>
            <w:vAlign w:val="center"/>
          </w:tcPr>
          <w:p w14:paraId="6868E4A4" w14:textId="77777777"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Central product catalog + inventory attributes (stock/reorder).</w:t>
            </w:r>
          </w:p>
        </w:tc>
        <w:tc>
          <w:tcPr>
            <w:tcW w:w="1525" w:type="pct"/>
            <w:tcMar>
              <w:top w:w="227" w:type="dxa"/>
              <w:left w:w="119" w:type="dxa"/>
              <w:bottom w:w="227" w:type="dxa"/>
              <w:right w:w="119" w:type="dxa"/>
            </w:tcMar>
            <w:vAlign w:val="center"/>
          </w:tcPr>
          <w:p w14:paraId="1B185ECB" w14:textId="446DFD5A"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 xml:space="preserve">FK </w:t>
            </w:r>
            <w:r w:rsidRPr="001A0632">
              <w:rPr>
                <w:rStyle w:val="Strong"/>
                <w:rFonts w:asciiTheme="majorBidi" w:hAnsiTheme="majorBidi" w:cstheme="majorBidi"/>
                <w:szCs w:val="26"/>
              </w:rPr>
              <w:t>CategoryId → Categories.Id</w:t>
            </w:r>
            <w:r w:rsidRPr="001A0632">
              <w:rPr>
                <w:rFonts w:asciiTheme="majorBidi" w:hAnsiTheme="majorBidi" w:cstheme="majorBidi"/>
                <w:szCs w:val="26"/>
              </w:rPr>
              <w:t xml:space="preserve"> (Restrict). FK </w:t>
            </w:r>
            <w:r w:rsidRPr="001A0632">
              <w:rPr>
                <w:rStyle w:val="Strong"/>
                <w:rFonts w:asciiTheme="majorBidi" w:hAnsiTheme="majorBidi" w:cstheme="majorBidi"/>
                <w:szCs w:val="26"/>
              </w:rPr>
              <w:t>UnitId → Units.Id</w:t>
            </w:r>
            <w:r w:rsidRPr="001A0632">
              <w:rPr>
                <w:rFonts w:asciiTheme="majorBidi" w:hAnsiTheme="majorBidi" w:cstheme="majorBidi"/>
                <w:szCs w:val="26"/>
              </w:rPr>
              <w:t xml:space="preserve"> (Restrict). FK </w:t>
            </w:r>
            <w:r w:rsidRPr="001A0632">
              <w:rPr>
                <w:rStyle w:val="Strong"/>
                <w:rFonts w:asciiTheme="majorBidi" w:hAnsiTheme="majorBidi" w:cstheme="majorBidi"/>
                <w:szCs w:val="26"/>
              </w:rPr>
              <w:t>BrandId → Brands.Id</w:t>
            </w:r>
            <w:r w:rsidRPr="001A0632">
              <w:rPr>
                <w:rFonts w:asciiTheme="majorBidi" w:hAnsiTheme="majorBidi" w:cstheme="majorBidi"/>
                <w:szCs w:val="26"/>
              </w:rPr>
              <w:t xml:space="preserve"> (Restrict). Referenced by </w:t>
            </w:r>
            <w:r w:rsidRPr="001A0632">
              <w:rPr>
                <w:rStyle w:val="Strong"/>
                <w:rFonts w:asciiTheme="majorBidi" w:hAnsiTheme="majorBidi" w:cstheme="majorBidi"/>
                <w:szCs w:val="26"/>
              </w:rPr>
              <w:t>InvoiceItems.ProductId</w:t>
            </w:r>
            <w:r w:rsidRPr="001A0632">
              <w:rPr>
                <w:rFonts w:asciiTheme="majorBidi" w:hAnsiTheme="majorBidi" w:cstheme="majorBidi"/>
                <w:szCs w:val="26"/>
              </w:rPr>
              <w:t xml:space="preserve"> (Restrict), </w:t>
            </w:r>
            <w:r w:rsidRPr="001A0632">
              <w:rPr>
                <w:rStyle w:val="Strong"/>
                <w:rFonts w:asciiTheme="majorBidi" w:hAnsiTheme="majorBidi" w:cstheme="majorBidi"/>
                <w:szCs w:val="26"/>
              </w:rPr>
              <w:t>PurchaseItems.ProductId</w:t>
            </w:r>
            <w:r w:rsidRPr="001A0632">
              <w:rPr>
                <w:rFonts w:asciiTheme="majorBidi" w:hAnsiTheme="majorBidi" w:cstheme="majorBidi"/>
                <w:szCs w:val="26"/>
              </w:rPr>
              <w:t xml:space="preserve"> (Restrict), </w:t>
            </w:r>
            <w:r w:rsidRPr="001A0632">
              <w:rPr>
                <w:rStyle w:val="Strong"/>
                <w:rFonts w:asciiTheme="majorBidi" w:hAnsiTheme="majorBidi" w:cstheme="majorBidi"/>
                <w:szCs w:val="26"/>
              </w:rPr>
              <w:t>StockMovements.ProductId</w:t>
            </w:r>
            <w:r w:rsidRPr="001A0632">
              <w:rPr>
                <w:rFonts w:asciiTheme="majorBidi" w:hAnsiTheme="majorBidi" w:cstheme="majorBidi"/>
                <w:szCs w:val="26"/>
              </w:rPr>
              <w:t xml:space="preserve"> (Cascade)</w:t>
            </w:r>
          </w:p>
        </w:tc>
      </w:tr>
      <w:tr w:rsidR="000208ED" w14:paraId="3EB5983E" w14:textId="77777777" w:rsidTr="00AE1D3D">
        <w:tc>
          <w:tcPr>
            <w:tcW w:w="901" w:type="pct"/>
            <w:tcMar>
              <w:top w:w="227" w:type="dxa"/>
              <w:left w:w="119" w:type="dxa"/>
              <w:bottom w:w="227" w:type="dxa"/>
              <w:right w:w="119" w:type="dxa"/>
            </w:tcMar>
            <w:vAlign w:val="center"/>
          </w:tcPr>
          <w:p w14:paraId="45D30E07" w14:textId="77777777" w:rsidR="000208ED" w:rsidRPr="001A0632" w:rsidRDefault="000208ED" w:rsidP="00E463B0">
            <w:pPr>
              <w:spacing w:after="160"/>
              <w:ind w:firstLine="0"/>
              <w:jc w:val="center"/>
              <w:rPr>
                <w:rFonts w:asciiTheme="majorBidi" w:hAnsiTheme="majorBidi" w:cstheme="majorBidi"/>
                <w:szCs w:val="26"/>
              </w:rPr>
            </w:pPr>
            <w:r w:rsidRPr="001A0632">
              <w:rPr>
                <w:rStyle w:val="Strong"/>
                <w:rFonts w:asciiTheme="majorBidi" w:hAnsiTheme="majorBidi" w:cstheme="majorBidi"/>
                <w:szCs w:val="26"/>
              </w:rPr>
              <w:t>Customers</w:t>
            </w:r>
          </w:p>
        </w:tc>
        <w:tc>
          <w:tcPr>
            <w:tcW w:w="1526" w:type="pct"/>
            <w:tcMar>
              <w:top w:w="227" w:type="dxa"/>
              <w:left w:w="119" w:type="dxa"/>
              <w:bottom w:w="227" w:type="dxa"/>
              <w:right w:w="119" w:type="dxa"/>
            </w:tcMar>
            <w:vAlign w:val="center"/>
          </w:tcPr>
          <w:p w14:paraId="4CCDEA2D" w14:textId="77777777"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Id (PK), Name, Phone, Email, Address, IsActive, CreatedAt</w:t>
            </w:r>
          </w:p>
        </w:tc>
        <w:tc>
          <w:tcPr>
            <w:tcW w:w="1048" w:type="pct"/>
            <w:tcMar>
              <w:top w:w="227" w:type="dxa"/>
              <w:left w:w="119" w:type="dxa"/>
              <w:bottom w:w="227" w:type="dxa"/>
              <w:right w:w="119" w:type="dxa"/>
            </w:tcMar>
            <w:vAlign w:val="center"/>
          </w:tcPr>
          <w:p w14:paraId="129D8CB4" w14:textId="2F6BEAC2"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Customer information for sales invoices</w:t>
            </w:r>
          </w:p>
        </w:tc>
        <w:tc>
          <w:tcPr>
            <w:tcW w:w="1525" w:type="pct"/>
            <w:tcMar>
              <w:top w:w="227" w:type="dxa"/>
              <w:left w:w="119" w:type="dxa"/>
              <w:bottom w:w="227" w:type="dxa"/>
              <w:right w:w="119" w:type="dxa"/>
            </w:tcMar>
            <w:vAlign w:val="center"/>
          </w:tcPr>
          <w:p w14:paraId="412B8C63" w14:textId="2CFB6C14"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 xml:space="preserve">Referenced by </w:t>
            </w:r>
            <w:r w:rsidRPr="001A0632">
              <w:rPr>
                <w:rStyle w:val="Strong"/>
                <w:rFonts w:asciiTheme="majorBidi" w:hAnsiTheme="majorBidi" w:cstheme="majorBidi"/>
                <w:szCs w:val="26"/>
              </w:rPr>
              <w:t>Invoices.CustomerId</w:t>
            </w:r>
            <w:r w:rsidRPr="001A0632">
              <w:rPr>
                <w:rFonts w:asciiTheme="majorBidi" w:hAnsiTheme="majorBidi" w:cstheme="majorBidi"/>
                <w:szCs w:val="26"/>
              </w:rPr>
              <w:t xml:space="preserve"> (SetNull) so invoices remain even if customer is removed</w:t>
            </w:r>
          </w:p>
        </w:tc>
      </w:tr>
      <w:tr w:rsidR="000208ED" w14:paraId="0472CD01" w14:textId="77777777" w:rsidTr="00AE1D3D">
        <w:tc>
          <w:tcPr>
            <w:tcW w:w="901" w:type="pct"/>
            <w:tcMar>
              <w:top w:w="227" w:type="dxa"/>
              <w:left w:w="119" w:type="dxa"/>
              <w:bottom w:w="227" w:type="dxa"/>
              <w:right w:w="119" w:type="dxa"/>
            </w:tcMar>
            <w:vAlign w:val="center"/>
          </w:tcPr>
          <w:p w14:paraId="579E5A0A" w14:textId="77777777" w:rsidR="000208ED" w:rsidRPr="001A0632" w:rsidRDefault="000208ED" w:rsidP="00E463B0">
            <w:pPr>
              <w:spacing w:after="160"/>
              <w:ind w:firstLine="0"/>
              <w:jc w:val="center"/>
              <w:rPr>
                <w:rFonts w:asciiTheme="majorBidi" w:hAnsiTheme="majorBidi" w:cstheme="majorBidi"/>
                <w:szCs w:val="26"/>
              </w:rPr>
            </w:pPr>
            <w:r w:rsidRPr="001A0632">
              <w:rPr>
                <w:rStyle w:val="Strong"/>
                <w:rFonts w:asciiTheme="majorBidi" w:hAnsiTheme="majorBidi" w:cstheme="majorBidi"/>
                <w:szCs w:val="26"/>
              </w:rPr>
              <w:t>Suppliers</w:t>
            </w:r>
          </w:p>
        </w:tc>
        <w:tc>
          <w:tcPr>
            <w:tcW w:w="1526" w:type="pct"/>
            <w:tcMar>
              <w:top w:w="227" w:type="dxa"/>
              <w:left w:w="119" w:type="dxa"/>
              <w:bottom w:w="227" w:type="dxa"/>
              <w:right w:w="119" w:type="dxa"/>
            </w:tcMar>
            <w:vAlign w:val="center"/>
          </w:tcPr>
          <w:p w14:paraId="70F11177" w14:textId="77777777"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Id (PK), Name, Phone, Email, Address, IsActive, CreatedAt</w:t>
            </w:r>
          </w:p>
        </w:tc>
        <w:tc>
          <w:tcPr>
            <w:tcW w:w="1048" w:type="pct"/>
            <w:tcMar>
              <w:top w:w="227" w:type="dxa"/>
              <w:left w:w="119" w:type="dxa"/>
              <w:bottom w:w="227" w:type="dxa"/>
              <w:right w:w="119" w:type="dxa"/>
            </w:tcMar>
            <w:vAlign w:val="center"/>
          </w:tcPr>
          <w:p w14:paraId="6B37E848" w14:textId="1235A79D"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Supplier information for purchasing workflow</w:t>
            </w:r>
          </w:p>
        </w:tc>
        <w:tc>
          <w:tcPr>
            <w:tcW w:w="1525" w:type="pct"/>
            <w:tcMar>
              <w:top w:w="227" w:type="dxa"/>
              <w:left w:w="119" w:type="dxa"/>
              <w:bottom w:w="227" w:type="dxa"/>
              <w:right w:w="119" w:type="dxa"/>
            </w:tcMar>
            <w:vAlign w:val="center"/>
          </w:tcPr>
          <w:p w14:paraId="5AD6FB48" w14:textId="5A19DB35" w:rsidR="000208ED" w:rsidRPr="001A0632" w:rsidRDefault="000208ED" w:rsidP="00E463B0">
            <w:pPr>
              <w:spacing w:after="160"/>
              <w:ind w:firstLine="0"/>
              <w:jc w:val="left"/>
              <w:rPr>
                <w:rFonts w:asciiTheme="majorBidi" w:hAnsiTheme="majorBidi" w:cstheme="majorBidi"/>
                <w:szCs w:val="26"/>
              </w:rPr>
            </w:pPr>
            <w:r w:rsidRPr="001A0632">
              <w:rPr>
                <w:rFonts w:asciiTheme="majorBidi" w:hAnsiTheme="majorBidi" w:cstheme="majorBidi"/>
                <w:szCs w:val="26"/>
              </w:rPr>
              <w:t xml:space="preserve">Referenced by </w:t>
            </w:r>
            <w:r w:rsidRPr="001A0632">
              <w:rPr>
                <w:rStyle w:val="Strong"/>
                <w:rFonts w:asciiTheme="majorBidi" w:hAnsiTheme="majorBidi" w:cstheme="majorBidi"/>
                <w:szCs w:val="26"/>
              </w:rPr>
              <w:t>Purchases.SupplierId</w:t>
            </w:r>
            <w:r w:rsidRPr="001A0632">
              <w:rPr>
                <w:rFonts w:asciiTheme="majorBidi" w:hAnsiTheme="majorBidi" w:cstheme="majorBidi"/>
                <w:szCs w:val="26"/>
              </w:rPr>
              <w:t xml:space="preserve"> (Restrict)</w:t>
            </w:r>
          </w:p>
        </w:tc>
      </w:tr>
    </w:tbl>
    <w:p w14:paraId="0AF871EC" w14:textId="373B85A0" w:rsidR="007F2BE0" w:rsidRPr="00A26B5B" w:rsidRDefault="001121AE" w:rsidP="00E463B0">
      <w:pPr>
        <w:pStyle w:val="Heading2"/>
      </w:pPr>
      <w:bookmarkStart w:id="264" w:name="_Toc219111658"/>
      <w:bookmarkStart w:id="265" w:name="_Toc219223937"/>
      <w:bookmarkStart w:id="266" w:name="_Toc219224094"/>
      <w:bookmarkStart w:id="267" w:name="_Toc219225108"/>
      <w:bookmarkStart w:id="268" w:name="_Toc219312224"/>
      <w:bookmarkStart w:id="269" w:name="_Toc219315723"/>
      <w:r>
        <w:lastRenderedPageBreak/>
        <w:t xml:space="preserve">Website </w:t>
      </w:r>
      <w:r w:rsidR="00E25760">
        <w:t>mockup</w:t>
      </w:r>
      <w:bookmarkEnd w:id="264"/>
      <w:bookmarkEnd w:id="265"/>
      <w:bookmarkEnd w:id="266"/>
      <w:bookmarkEnd w:id="267"/>
      <w:bookmarkEnd w:id="268"/>
      <w:bookmarkEnd w:id="269"/>
    </w:p>
    <w:p w14:paraId="302EACE5" w14:textId="3ADB674A" w:rsidR="00162E20" w:rsidRDefault="00232037" w:rsidP="00E463B0">
      <w:r w:rsidRPr="00232037">
        <w:t>Based on the business analysis and system requirements presented in the previous chapter, we used Figma to develop a set of UI prototypes that model key user journeys for the main actors of the Online Sales Management System (e.g., Sales Staff, Warehouse, and Administrator). The prototypes define screen layouts, navigation, and interactive flows, enabling us to preview and validate how users interact with the system before implementation. Guided by a human-centred design approach, the interface was iteratively refined to improve usability, effectiveness, and efficiency, thereby supporting core tasks such as issuing sales invoices, managing inventory movements, and generating statistical reports accurately and conveniently</w:t>
      </w:r>
      <w:bookmarkStart w:id="270" w:name="_Toc219111659"/>
    </w:p>
    <w:p w14:paraId="176DFE85" w14:textId="55A19F92" w:rsidR="008F057F" w:rsidRDefault="008F057F" w:rsidP="00E463B0">
      <w:pPr>
        <w:pStyle w:val="Heading3"/>
      </w:pPr>
      <w:bookmarkStart w:id="271" w:name="_Toc219223938"/>
      <w:bookmarkStart w:id="272" w:name="_Toc219224095"/>
      <w:bookmarkStart w:id="273" w:name="_Toc219225109"/>
      <w:bookmarkStart w:id="274" w:name="_Toc219312225"/>
      <w:bookmarkStart w:id="275" w:name="_Toc219315724"/>
      <w:r w:rsidRPr="008F057F">
        <w:t xml:space="preserve">UI </w:t>
      </w:r>
      <w:r w:rsidR="001121AE" w:rsidRPr="008F057F">
        <w:t xml:space="preserve">rules </w:t>
      </w:r>
      <w:r w:rsidR="00B33860">
        <w:t>and</w:t>
      </w:r>
      <w:r w:rsidR="001121AE" w:rsidRPr="008F057F">
        <w:t xml:space="preserve"> conventions</w:t>
      </w:r>
      <w:bookmarkEnd w:id="270"/>
      <w:bookmarkEnd w:id="271"/>
      <w:bookmarkEnd w:id="272"/>
      <w:bookmarkEnd w:id="273"/>
      <w:bookmarkEnd w:id="274"/>
      <w:bookmarkEnd w:id="275"/>
    </w:p>
    <w:p w14:paraId="4621E292" w14:textId="009A5D83" w:rsidR="008F057F" w:rsidRDefault="00802166" w:rsidP="00E463B0">
      <w:r>
        <w:t>The following UI rules and conventions were defined to ensure a consistent user experience across all modules and roles (Sales-Staff, Warehouse, and Admin). The objective is to reduce learning time, prevent operational mistakes, and make everyday tasks faster by standardizing layouts, components, feedback messages, and data presentation patterns. The interface design follows a human-centred approach and was refined iteratively based on clarity and usability considerations.</w:t>
      </w:r>
    </w:p>
    <w:p w14:paraId="1B061C9D" w14:textId="5A400004" w:rsidR="005545E7" w:rsidRDefault="5B122030" w:rsidP="00E463B0">
      <w:pPr>
        <w:pStyle w:val="Heading3"/>
      </w:pPr>
      <w:bookmarkStart w:id="276" w:name="_Toc219111660"/>
      <w:bookmarkStart w:id="277" w:name="_Toc219223944"/>
      <w:bookmarkStart w:id="278" w:name="_Toc219224101"/>
      <w:bookmarkStart w:id="279" w:name="_Toc219225115"/>
      <w:bookmarkStart w:id="280" w:name="_Toc219312226"/>
      <w:bookmarkStart w:id="281" w:name="_Toc219315725"/>
      <w:r>
        <w:t xml:space="preserve">Login </w:t>
      </w:r>
      <w:r w:rsidR="00731180">
        <w:t>mockup</w:t>
      </w:r>
      <w:bookmarkEnd w:id="276"/>
      <w:bookmarkEnd w:id="277"/>
      <w:bookmarkEnd w:id="278"/>
      <w:bookmarkEnd w:id="279"/>
      <w:bookmarkEnd w:id="280"/>
      <w:bookmarkEnd w:id="281"/>
    </w:p>
    <w:p w14:paraId="003C2661" w14:textId="77777777" w:rsidR="009063B5" w:rsidRDefault="009063B5" w:rsidP="00E463B0">
      <w:pPr>
        <w:keepNext/>
        <w:ind w:firstLine="0"/>
        <w:jc w:val="center"/>
      </w:pPr>
      <w:r>
        <w:rPr>
          <w:noProof/>
        </w:rPr>
        <w:lastRenderedPageBreak/>
        <w:drawing>
          <wp:inline distT="0" distB="0" distL="0" distR="0" wp14:anchorId="73E1E14E" wp14:editId="6A589EBF">
            <wp:extent cx="5943600" cy="4239418"/>
            <wp:effectExtent l="0" t="0" r="0" b="0"/>
            <wp:docPr id="929962059"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62059" name="drawing" descr="A screenshot of a computer&#10;&#10;AI-generated content may be incorrect."/>
                    <pic:cNvPicPr/>
                  </pic:nvPicPr>
                  <pic:blipFill>
                    <a:blip r:embed="rId31">
                      <a:extLst>
                        <a:ext uri="{28A0092B-C50C-407E-A947-70E740481C1C}">
                          <a14:useLocalDpi xmlns:a14="http://schemas.microsoft.com/office/drawing/2010/main"/>
                        </a:ext>
                      </a:extLst>
                    </a:blip>
                    <a:stretch>
                      <a:fillRect/>
                    </a:stretch>
                  </pic:blipFill>
                  <pic:spPr>
                    <a:xfrm>
                      <a:off x="0" y="0"/>
                      <a:ext cx="5943600" cy="4239418"/>
                    </a:xfrm>
                    <a:prstGeom prst="rect">
                      <a:avLst/>
                    </a:prstGeom>
                  </pic:spPr>
                </pic:pic>
              </a:graphicData>
            </a:graphic>
          </wp:inline>
        </w:drawing>
      </w:r>
    </w:p>
    <w:p w14:paraId="2657F99D" w14:textId="1CB6AC9A" w:rsidR="009063B5" w:rsidRPr="009063B5" w:rsidRDefault="009063B5" w:rsidP="004608B6">
      <w:pPr>
        <w:pStyle w:val="Caption"/>
      </w:pPr>
      <w:bookmarkStart w:id="282" w:name="_Toc219315504"/>
      <w:r w:rsidRPr="009063B5">
        <w:t xml:space="preserve">Figure </w:t>
      </w:r>
      <w:r>
        <w:fldChar w:fldCharType="begin"/>
      </w:r>
      <w:r>
        <w:instrText>STYLEREF 2 \s</w:instrText>
      </w:r>
      <w:r>
        <w:fldChar w:fldCharType="separate"/>
      </w:r>
      <w:r w:rsidR="00FE47B3">
        <w:rPr>
          <w:noProof/>
          <w:cs/>
        </w:rPr>
        <w:t>‎</w:t>
      </w:r>
      <w:r w:rsidR="00FE47B3">
        <w:rPr>
          <w:noProof/>
        </w:rPr>
        <w:t>3.2</w:t>
      </w:r>
      <w:r>
        <w:fldChar w:fldCharType="end"/>
      </w:r>
      <w:r w:rsidR="00B04F6E">
        <w:noBreakHyphen/>
      </w:r>
      <w:r>
        <w:fldChar w:fldCharType="begin"/>
      </w:r>
      <w:r>
        <w:instrText>SEQ Figure \* ARABIC \s 2</w:instrText>
      </w:r>
      <w:r>
        <w:fldChar w:fldCharType="separate"/>
      </w:r>
      <w:r w:rsidR="00FE47B3">
        <w:rPr>
          <w:noProof/>
        </w:rPr>
        <w:t>1</w:t>
      </w:r>
      <w:r>
        <w:fldChar w:fldCharType="end"/>
      </w:r>
      <w:r w:rsidRPr="009063B5">
        <w:t xml:space="preserve">: Login </w:t>
      </w:r>
      <w:r w:rsidR="008A7E6E" w:rsidRPr="009063B5">
        <w:t>mockup</w:t>
      </w:r>
      <w:bookmarkEnd w:id="282"/>
    </w:p>
    <w:p w14:paraId="19946772" w14:textId="71469A47" w:rsidR="5B122030" w:rsidRDefault="5B122030" w:rsidP="00E463B0">
      <w:r w:rsidRPr="5B122030">
        <w:t>The Login Page is designed as a secure entry point to the system, featuring a modern dark-themed interface. Users are required to authenticate by entering their "Username or Email" and "Password" to access the management dashboard. Additionally, the screen includes "Remember me" and "Forgot Password" options to enhance user convenience while maintaining security.</w:t>
      </w:r>
    </w:p>
    <w:p w14:paraId="33741A9C" w14:textId="77777777" w:rsidR="00B8042B" w:rsidRDefault="00B8042B">
      <w:pPr>
        <w:spacing w:line="240" w:lineRule="auto"/>
        <w:ind w:firstLine="0"/>
        <w:jc w:val="left"/>
        <w:rPr>
          <w:b/>
          <w:i/>
          <w:sz w:val="28"/>
          <w:szCs w:val="26"/>
        </w:rPr>
      </w:pPr>
      <w:bookmarkStart w:id="283" w:name="_Toc219111661"/>
      <w:bookmarkStart w:id="284" w:name="_Toc219223945"/>
      <w:bookmarkStart w:id="285" w:name="_Toc219224102"/>
      <w:bookmarkStart w:id="286" w:name="_Toc219225116"/>
      <w:bookmarkStart w:id="287" w:name="_Toc219312227"/>
      <w:r>
        <w:br w:type="page"/>
      </w:r>
    </w:p>
    <w:p w14:paraId="7B0998F9" w14:textId="148AFF62" w:rsidR="00844215" w:rsidRPr="00844215" w:rsidRDefault="5B122030" w:rsidP="00E463B0">
      <w:pPr>
        <w:pStyle w:val="Heading3"/>
      </w:pPr>
      <w:bookmarkStart w:id="288" w:name="_Toc219315726"/>
      <w:r>
        <w:lastRenderedPageBreak/>
        <w:t>Sales-Staff</w:t>
      </w:r>
      <w:bookmarkEnd w:id="283"/>
      <w:bookmarkEnd w:id="284"/>
      <w:bookmarkEnd w:id="285"/>
      <w:bookmarkEnd w:id="286"/>
      <w:bookmarkEnd w:id="287"/>
      <w:bookmarkEnd w:id="288"/>
    </w:p>
    <w:p w14:paraId="01393428" w14:textId="5E37778F" w:rsidR="00E70C12" w:rsidRDefault="00640075" w:rsidP="00E463B0">
      <w:pPr>
        <w:keepNext/>
        <w:ind w:firstLine="0"/>
        <w:jc w:val="center"/>
      </w:pPr>
      <w:r>
        <w:rPr>
          <w:noProof/>
        </w:rPr>
        <w:drawing>
          <wp:inline distT="0" distB="0" distL="0" distR="0" wp14:anchorId="10F29932" wp14:editId="6DD5D3CA">
            <wp:extent cx="5943600" cy="3800475"/>
            <wp:effectExtent l="0" t="0" r="0" b="0"/>
            <wp:docPr id="503500482"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00482" name="drawing" descr="A screenshot of a computer&#10;&#10;AI-generated content may be incorrect."/>
                    <pic:cNvPicPr/>
                  </pic:nvPicPr>
                  <pic:blipFill>
                    <a:blip r:embed="rId32">
                      <a:extLst>
                        <a:ext uri="{28A0092B-C50C-407E-A947-70E740481C1C}">
                          <a14:useLocalDpi xmlns:a14="http://schemas.microsoft.com/office/drawing/2010/main"/>
                        </a:ext>
                      </a:extLst>
                    </a:blip>
                    <a:stretch>
                      <a:fillRect/>
                    </a:stretch>
                  </pic:blipFill>
                  <pic:spPr>
                    <a:xfrm>
                      <a:off x="0" y="0"/>
                      <a:ext cx="5943600" cy="3800475"/>
                    </a:xfrm>
                    <a:prstGeom prst="rect">
                      <a:avLst/>
                    </a:prstGeom>
                  </pic:spPr>
                </pic:pic>
              </a:graphicData>
            </a:graphic>
          </wp:inline>
        </w:drawing>
      </w:r>
    </w:p>
    <w:p w14:paraId="099F37AB" w14:textId="2B32EB50" w:rsidR="005545E7" w:rsidRPr="00640075" w:rsidRDefault="00E70C12" w:rsidP="004608B6">
      <w:pPr>
        <w:pStyle w:val="Caption"/>
      </w:pPr>
      <w:bookmarkStart w:id="289" w:name="_Toc219315505"/>
      <w:r w:rsidRPr="00640075">
        <w:t xml:space="preserve">Figure </w:t>
      </w:r>
      <w:r>
        <w:fldChar w:fldCharType="begin"/>
      </w:r>
      <w:r>
        <w:instrText>STYLEREF 2 \s</w:instrText>
      </w:r>
      <w:r>
        <w:fldChar w:fldCharType="separate"/>
      </w:r>
      <w:r w:rsidR="00FE47B3">
        <w:rPr>
          <w:noProof/>
          <w:cs/>
        </w:rPr>
        <w:t>‎</w:t>
      </w:r>
      <w:r w:rsidR="00FE47B3">
        <w:rPr>
          <w:noProof/>
        </w:rPr>
        <w:t>3.2</w:t>
      </w:r>
      <w:r>
        <w:fldChar w:fldCharType="end"/>
      </w:r>
      <w:r w:rsidR="00B04F6E">
        <w:noBreakHyphen/>
      </w:r>
      <w:r>
        <w:fldChar w:fldCharType="begin"/>
      </w:r>
      <w:r>
        <w:instrText>SEQ Figure \* ARABIC \s 2</w:instrText>
      </w:r>
      <w:r>
        <w:fldChar w:fldCharType="separate"/>
      </w:r>
      <w:r w:rsidR="00FE47B3">
        <w:rPr>
          <w:noProof/>
        </w:rPr>
        <w:t>2</w:t>
      </w:r>
      <w:r>
        <w:fldChar w:fldCharType="end"/>
      </w:r>
      <w:r w:rsidRPr="00640075">
        <w:t xml:space="preserve">: Sales </w:t>
      </w:r>
      <w:r w:rsidR="008A7E6E" w:rsidRPr="00640075">
        <w:t>staff - customer list mockup</w:t>
      </w:r>
      <w:bookmarkEnd w:id="289"/>
    </w:p>
    <w:p w14:paraId="7638F7F0" w14:textId="2404483D" w:rsidR="00640075" w:rsidRDefault="00640075" w:rsidP="00E463B0">
      <w:pPr>
        <w:keepNext/>
        <w:ind w:firstLine="0"/>
        <w:jc w:val="center"/>
      </w:pPr>
      <w:r>
        <w:rPr>
          <w:noProof/>
        </w:rPr>
        <w:drawing>
          <wp:inline distT="0" distB="0" distL="0" distR="0" wp14:anchorId="53542313" wp14:editId="737B4C2A">
            <wp:extent cx="5943600" cy="3276600"/>
            <wp:effectExtent l="0" t="0" r="0" b="0"/>
            <wp:docPr id="1172225480"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25480" name="drawing" descr="A screenshot of a computer&#10;&#10;AI-generated content may be incorrect."/>
                    <pic:cNvPicPr/>
                  </pic:nvPicPr>
                  <pic:blipFill>
                    <a:blip r:embed="rId33">
                      <a:extLst>
                        <a:ext uri="{28A0092B-C50C-407E-A947-70E740481C1C}">
                          <a14:useLocalDpi xmlns:a14="http://schemas.microsoft.com/office/drawing/2010/main"/>
                        </a:ext>
                      </a:extLst>
                    </a:blip>
                    <a:stretch>
                      <a:fillRect/>
                    </a:stretch>
                  </pic:blipFill>
                  <pic:spPr>
                    <a:xfrm>
                      <a:off x="0" y="0"/>
                      <a:ext cx="5943600" cy="3276600"/>
                    </a:xfrm>
                    <a:prstGeom prst="rect">
                      <a:avLst/>
                    </a:prstGeom>
                  </pic:spPr>
                </pic:pic>
              </a:graphicData>
            </a:graphic>
          </wp:inline>
        </w:drawing>
      </w:r>
    </w:p>
    <w:p w14:paraId="2F8A9B19" w14:textId="0F36BC6B" w:rsidR="00844215" w:rsidRPr="00640075" w:rsidRDefault="00640075" w:rsidP="004608B6">
      <w:pPr>
        <w:pStyle w:val="Caption"/>
      </w:pPr>
      <w:bookmarkStart w:id="290" w:name="_Toc219315506"/>
      <w:r w:rsidRPr="00640075">
        <w:t xml:space="preserve">Figure </w:t>
      </w:r>
      <w:r>
        <w:fldChar w:fldCharType="begin"/>
      </w:r>
      <w:r>
        <w:instrText>STYLEREF 2 \s</w:instrText>
      </w:r>
      <w:r>
        <w:fldChar w:fldCharType="separate"/>
      </w:r>
      <w:r w:rsidR="00FE47B3">
        <w:rPr>
          <w:noProof/>
          <w:cs/>
        </w:rPr>
        <w:t>‎</w:t>
      </w:r>
      <w:r w:rsidR="00FE47B3">
        <w:rPr>
          <w:noProof/>
        </w:rPr>
        <w:t>3.2</w:t>
      </w:r>
      <w:r>
        <w:fldChar w:fldCharType="end"/>
      </w:r>
      <w:r w:rsidR="00B04F6E">
        <w:noBreakHyphen/>
      </w:r>
      <w:r>
        <w:fldChar w:fldCharType="begin"/>
      </w:r>
      <w:r>
        <w:instrText>SEQ Figure \* ARABIC \s 2</w:instrText>
      </w:r>
      <w:r>
        <w:fldChar w:fldCharType="separate"/>
      </w:r>
      <w:r w:rsidR="00FE47B3">
        <w:rPr>
          <w:noProof/>
        </w:rPr>
        <w:t>3</w:t>
      </w:r>
      <w:r>
        <w:fldChar w:fldCharType="end"/>
      </w:r>
      <w:r w:rsidRPr="00640075">
        <w:t xml:space="preserve">: Sales </w:t>
      </w:r>
      <w:r w:rsidR="008A7E6E" w:rsidRPr="00640075">
        <w:t>staff - add new customer  mockup</w:t>
      </w:r>
      <w:bookmarkEnd w:id="290"/>
    </w:p>
    <w:p w14:paraId="62D68809" w14:textId="439E8685" w:rsidR="0046168C" w:rsidRDefault="0046168C" w:rsidP="00E463B0">
      <w:pPr>
        <w:keepNext/>
        <w:ind w:firstLine="0"/>
        <w:jc w:val="center"/>
      </w:pPr>
      <w:r>
        <w:rPr>
          <w:noProof/>
        </w:rPr>
        <w:lastRenderedPageBreak/>
        <w:drawing>
          <wp:inline distT="0" distB="0" distL="0" distR="0" wp14:anchorId="339B6A18" wp14:editId="6C41E306">
            <wp:extent cx="5939790" cy="3188830"/>
            <wp:effectExtent l="0" t="0" r="3810" b="0"/>
            <wp:docPr id="1167737252" name="drawing" descr="A screenshot of a customer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37252" name="drawing" descr="A screenshot of a customer account&#10;&#10;AI-generated content may be incorrect."/>
                    <pic:cNvPicPr/>
                  </pic:nvPicPr>
                  <pic:blipFill>
                    <a:blip r:embed="rId34">
                      <a:extLst>
                        <a:ext uri="{28A0092B-C50C-407E-A947-70E740481C1C}">
                          <a14:useLocalDpi xmlns:a14="http://schemas.microsoft.com/office/drawing/2010/main"/>
                        </a:ext>
                      </a:extLst>
                    </a:blip>
                    <a:stretch>
                      <a:fillRect/>
                    </a:stretch>
                  </pic:blipFill>
                  <pic:spPr>
                    <a:xfrm>
                      <a:off x="0" y="0"/>
                      <a:ext cx="5939790" cy="3188830"/>
                    </a:xfrm>
                    <a:prstGeom prst="rect">
                      <a:avLst/>
                    </a:prstGeom>
                  </pic:spPr>
                </pic:pic>
              </a:graphicData>
            </a:graphic>
          </wp:inline>
        </w:drawing>
      </w:r>
    </w:p>
    <w:p w14:paraId="4B0C9218" w14:textId="59165FDC" w:rsidR="00124B6F" w:rsidRPr="0046168C" w:rsidRDefault="0046168C" w:rsidP="004608B6">
      <w:pPr>
        <w:pStyle w:val="Caption"/>
      </w:pPr>
      <w:bookmarkStart w:id="291" w:name="_Toc219315507"/>
      <w:r w:rsidRPr="0046168C">
        <w:t xml:space="preserve">Figure </w:t>
      </w:r>
      <w:r>
        <w:fldChar w:fldCharType="begin"/>
      </w:r>
      <w:r>
        <w:instrText>STYLEREF 2 \s</w:instrText>
      </w:r>
      <w:r>
        <w:fldChar w:fldCharType="separate"/>
      </w:r>
      <w:r w:rsidR="00FE47B3">
        <w:rPr>
          <w:noProof/>
          <w:cs/>
        </w:rPr>
        <w:t>‎</w:t>
      </w:r>
      <w:r w:rsidR="00FE47B3">
        <w:rPr>
          <w:noProof/>
        </w:rPr>
        <w:t>3.2</w:t>
      </w:r>
      <w:r>
        <w:fldChar w:fldCharType="end"/>
      </w:r>
      <w:r w:rsidR="00B04F6E">
        <w:noBreakHyphen/>
      </w:r>
      <w:r>
        <w:fldChar w:fldCharType="begin"/>
      </w:r>
      <w:r>
        <w:instrText>SEQ Figure \* ARABIC \s 2</w:instrText>
      </w:r>
      <w:r>
        <w:fldChar w:fldCharType="separate"/>
      </w:r>
      <w:r w:rsidR="00FE47B3">
        <w:rPr>
          <w:noProof/>
        </w:rPr>
        <w:t>4</w:t>
      </w:r>
      <w:r>
        <w:fldChar w:fldCharType="end"/>
      </w:r>
      <w:r w:rsidRPr="0046168C">
        <w:t xml:space="preserve">: Sales </w:t>
      </w:r>
      <w:r w:rsidR="008A7E6E" w:rsidRPr="0046168C">
        <w:t>staff -  edit customer  mockup</w:t>
      </w:r>
      <w:bookmarkEnd w:id="291"/>
    </w:p>
    <w:p w14:paraId="451DC994" w14:textId="70C311F2" w:rsidR="5B122030" w:rsidRDefault="5B122030" w:rsidP="00E463B0">
      <w:r w:rsidRPr="5B122030">
        <w:t>The Customer Management interface is designed to provide Sales Staff with advanced tools for maintaining a centralized and accurate client database. In this module, users can efficiently oversee the entire customer list, utilizing the search bar to quickly locate specific profiles based on names or phone numbers.</w:t>
      </w:r>
    </w:p>
    <w:p w14:paraId="119A442F" w14:textId="034C4D04" w:rsidR="5B122030" w:rsidRDefault="5B122030" w:rsidP="00E463B0">
      <w:r w:rsidRPr="5B122030">
        <w:t>The system allows users to register new customers by inputting essential details such as Customer Name, Phone Number, Email, and Address. Furthermore, it supports the modification of existing records to ensure data stays current. This functionality guarantees absolute accuracy and consistency of customer information, which is a critical prerequisite for processing sales invoices and arranging deliveries effectively.</w:t>
      </w:r>
    </w:p>
    <w:p w14:paraId="4B6A309B" w14:textId="66934D43" w:rsidR="5B122030" w:rsidRDefault="5B122030" w:rsidP="00E463B0"/>
    <w:p w14:paraId="47A9B8B3" w14:textId="77777777" w:rsidR="00124B6F" w:rsidRPr="00124B6F" w:rsidRDefault="00124B6F" w:rsidP="00E463B0"/>
    <w:p w14:paraId="2EFBBBFF" w14:textId="4BBCACD8" w:rsidR="00072232" w:rsidRDefault="00072232" w:rsidP="00E463B0">
      <w:pPr>
        <w:keepNext/>
        <w:ind w:firstLine="0"/>
        <w:jc w:val="center"/>
      </w:pPr>
      <w:r>
        <w:rPr>
          <w:noProof/>
        </w:rPr>
        <w:lastRenderedPageBreak/>
        <w:drawing>
          <wp:inline distT="0" distB="0" distL="0" distR="0" wp14:anchorId="203FBAAE" wp14:editId="588A78BA">
            <wp:extent cx="5943600" cy="3619500"/>
            <wp:effectExtent l="0" t="0" r="0" b="0"/>
            <wp:docPr id="979181790" name="drawing" descr="A screenshot of a product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81790" name="drawing" descr="A screenshot of a product management&#10;&#10;AI-generated content may be incorrect."/>
                    <pic:cNvPicPr/>
                  </pic:nvPicPr>
                  <pic:blipFill>
                    <a:blip r:embed="rId35">
                      <a:extLst>
                        <a:ext uri="{28A0092B-C50C-407E-A947-70E740481C1C}">
                          <a14:useLocalDpi xmlns:a14="http://schemas.microsoft.com/office/drawing/2010/main"/>
                        </a:ext>
                      </a:extLst>
                    </a:blip>
                    <a:stretch>
                      <a:fillRect/>
                    </a:stretch>
                  </pic:blipFill>
                  <pic:spPr>
                    <a:xfrm>
                      <a:off x="0" y="0"/>
                      <a:ext cx="5943600" cy="3619500"/>
                    </a:xfrm>
                    <a:prstGeom prst="rect">
                      <a:avLst/>
                    </a:prstGeom>
                  </pic:spPr>
                </pic:pic>
              </a:graphicData>
            </a:graphic>
          </wp:inline>
        </w:drawing>
      </w:r>
    </w:p>
    <w:p w14:paraId="3099A818" w14:textId="5B3A5561" w:rsidR="005545E7" w:rsidRPr="005545E7" w:rsidRDefault="00072232" w:rsidP="004608B6">
      <w:pPr>
        <w:pStyle w:val="Caption"/>
      </w:pPr>
      <w:bookmarkStart w:id="292" w:name="_Toc219315508"/>
      <w:r>
        <w:t xml:space="preserve">Figure </w:t>
      </w:r>
      <w:r>
        <w:fldChar w:fldCharType="begin"/>
      </w:r>
      <w:r>
        <w:instrText>STYLEREF 2 \s</w:instrText>
      </w:r>
      <w:r>
        <w:fldChar w:fldCharType="separate"/>
      </w:r>
      <w:r w:rsidR="00FE47B3">
        <w:rPr>
          <w:noProof/>
          <w:cs/>
        </w:rPr>
        <w:t>‎</w:t>
      </w:r>
      <w:r w:rsidR="00FE47B3">
        <w:rPr>
          <w:noProof/>
        </w:rPr>
        <w:t>3.2</w:t>
      </w:r>
      <w:r>
        <w:fldChar w:fldCharType="end"/>
      </w:r>
      <w:r w:rsidR="00B04F6E">
        <w:noBreakHyphen/>
      </w:r>
      <w:r>
        <w:fldChar w:fldCharType="begin"/>
      </w:r>
      <w:r>
        <w:instrText>SEQ Figure \* ARABIC \s 2</w:instrText>
      </w:r>
      <w:r>
        <w:fldChar w:fldCharType="separate"/>
      </w:r>
      <w:r w:rsidR="00FE47B3">
        <w:rPr>
          <w:noProof/>
        </w:rPr>
        <w:t>5</w:t>
      </w:r>
      <w:r>
        <w:fldChar w:fldCharType="end"/>
      </w:r>
      <w:r>
        <w:t xml:space="preserve">: </w:t>
      </w:r>
      <w:r w:rsidRPr="00900232">
        <w:t xml:space="preserve">Sales </w:t>
      </w:r>
      <w:r w:rsidR="008A7E6E" w:rsidRPr="00900232">
        <w:t>staff – product list  mockup</w:t>
      </w:r>
      <w:bookmarkEnd w:id="292"/>
    </w:p>
    <w:p w14:paraId="296F4EEB" w14:textId="0A3394B7" w:rsidR="00124B6F" w:rsidRDefault="5B122030" w:rsidP="00E463B0">
      <w:r w:rsidRPr="5B122030">
        <w:t>The Product Management interface is designed to provide Sales Staff with real-time visibility into the store's inventory. This module offers a centralized view where users can track essential product details, including Product Name, Category, Price, and Stock Quantity.</w:t>
      </w:r>
    </w:p>
    <w:p w14:paraId="72198066" w14:textId="3721ED5A" w:rsidR="00124B6F" w:rsidRDefault="5B122030" w:rsidP="00E463B0">
      <w:r w:rsidRPr="5B122030">
        <w:t>To support quick decision-making, the system features color-coded status indicators—such as "In Stock" (Green), "Low Stock" (Yellow), and "Out of Stock" (Red). This visual aid enables staff to instantly assess product availability, ensuring that sales consultations are accurate and helping to identify items that require replenishment immediately.</w:t>
      </w:r>
    </w:p>
    <w:p w14:paraId="023B3DBA" w14:textId="4DC7277C" w:rsidR="00072232" w:rsidRDefault="00072232" w:rsidP="00E463B0">
      <w:pPr>
        <w:keepNext/>
        <w:ind w:firstLine="0"/>
        <w:jc w:val="center"/>
      </w:pPr>
      <w:r>
        <w:rPr>
          <w:noProof/>
        </w:rPr>
        <w:lastRenderedPageBreak/>
        <w:drawing>
          <wp:inline distT="0" distB="0" distL="0" distR="0" wp14:anchorId="6C4296BD" wp14:editId="2F3CEDB7">
            <wp:extent cx="5943600" cy="3009900"/>
            <wp:effectExtent l="0" t="0" r="0" b="0"/>
            <wp:docPr id="1914225903"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25903" name="drawing" descr="A screenshot of a computer&#10;&#10;AI-generated content may be incorrect."/>
                    <pic:cNvPicPr/>
                  </pic:nvPicPr>
                  <pic:blipFill>
                    <a:blip r:embed="rId36">
                      <a:extLst>
                        <a:ext uri="{28A0092B-C50C-407E-A947-70E740481C1C}">
                          <a14:useLocalDpi xmlns:a14="http://schemas.microsoft.com/office/drawing/2010/main"/>
                        </a:ext>
                      </a:extLst>
                    </a:blip>
                    <a:stretch>
                      <a:fillRect/>
                    </a:stretch>
                  </pic:blipFill>
                  <pic:spPr>
                    <a:xfrm>
                      <a:off x="0" y="0"/>
                      <a:ext cx="5943600" cy="3009900"/>
                    </a:xfrm>
                    <a:prstGeom prst="rect">
                      <a:avLst/>
                    </a:prstGeom>
                  </pic:spPr>
                </pic:pic>
              </a:graphicData>
            </a:graphic>
          </wp:inline>
        </w:drawing>
      </w:r>
    </w:p>
    <w:p w14:paraId="57A8C2DE" w14:textId="7B0B7C15" w:rsidR="00124B6F" w:rsidRPr="00072232" w:rsidRDefault="00072232" w:rsidP="004608B6">
      <w:pPr>
        <w:pStyle w:val="Caption"/>
      </w:pPr>
      <w:bookmarkStart w:id="293" w:name="_Toc219315509"/>
      <w:r w:rsidRPr="00072232">
        <w:t xml:space="preserve">Figure </w:t>
      </w:r>
      <w:r>
        <w:fldChar w:fldCharType="begin"/>
      </w:r>
      <w:r>
        <w:instrText>STYLEREF 2 \s</w:instrText>
      </w:r>
      <w:r>
        <w:fldChar w:fldCharType="separate"/>
      </w:r>
      <w:r w:rsidR="00FE47B3">
        <w:rPr>
          <w:noProof/>
          <w:cs/>
        </w:rPr>
        <w:t>‎</w:t>
      </w:r>
      <w:r w:rsidR="00FE47B3">
        <w:rPr>
          <w:noProof/>
        </w:rPr>
        <w:t>3.2</w:t>
      </w:r>
      <w:r>
        <w:fldChar w:fldCharType="end"/>
      </w:r>
      <w:r w:rsidR="00B04F6E">
        <w:noBreakHyphen/>
      </w:r>
      <w:r>
        <w:fldChar w:fldCharType="begin"/>
      </w:r>
      <w:r>
        <w:instrText>SEQ Figure \* ARABIC \s 2</w:instrText>
      </w:r>
      <w:r>
        <w:fldChar w:fldCharType="separate"/>
      </w:r>
      <w:r w:rsidR="00FE47B3">
        <w:rPr>
          <w:noProof/>
        </w:rPr>
        <w:t>6</w:t>
      </w:r>
      <w:r>
        <w:fldChar w:fldCharType="end"/>
      </w:r>
      <w:r w:rsidRPr="00072232">
        <w:t xml:space="preserve">: Sales </w:t>
      </w:r>
      <w:r w:rsidR="008A7E6E" w:rsidRPr="00072232">
        <w:t>staff - invoice list mockup</w:t>
      </w:r>
      <w:bookmarkEnd w:id="293"/>
    </w:p>
    <w:p w14:paraId="35113CA0" w14:textId="77777777" w:rsidR="00072232" w:rsidRDefault="00072232" w:rsidP="00E463B0">
      <w:pPr>
        <w:keepNext/>
        <w:ind w:firstLine="0"/>
        <w:jc w:val="center"/>
      </w:pPr>
      <w:r>
        <w:rPr>
          <w:noProof/>
        </w:rPr>
        <w:drawing>
          <wp:inline distT="0" distB="0" distL="0" distR="0" wp14:anchorId="16D031E4" wp14:editId="1FA5F092">
            <wp:extent cx="5943600" cy="4057650"/>
            <wp:effectExtent l="0" t="0" r="0" b="0"/>
            <wp:docPr id="385637163" name="drawing" descr="A screenshot of a invo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37163" name="drawing" descr="A screenshot of a invoice&#10;&#10;AI-generated content may be incorrect."/>
                    <pic:cNvPicPr/>
                  </pic:nvPicPr>
                  <pic:blipFill>
                    <a:blip r:embed="rId37">
                      <a:extLst>
                        <a:ext uri="{28A0092B-C50C-407E-A947-70E740481C1C}">
                          <a14:useLocalDpi xmlns:a14="http://schemas.microsoft.com/office/drawing/2010/main"/>
                        </a:ext>
                      </a:extLst>
                    </a:blip>
                    <a:stretch>
                      <a:fillRect/>
                    </a:stretch>
                  </pic:blipFill>
                  <pic:spPr>
                    <a:xfrm>
                      <a:off x="0" y="0"/>
                      <a:ext cx="5943600" cy="4057650"/>
                    </a:xfrm>
                    <a:prstGeom prst="rect">
                      <a:avLst/>
                    </a:prstGeom>
                  </pic:spPr>
                </pic:pic>
              </a:graphicData>
            </a:graphic>
          </wp:inline>
        </w:drawing>
      </w:r>
    </w:p>
    <w:p w14:paraId="2E57F27E" w14:textId="2731F59E" w:rsidR="00124B6F" w:rsidRPr="00072232" w:rsidRDefault="00072232" w:rsidP="004608B6">
      <w:pPr>
        <w:pStyle w:val="Caption"/>
      </w:pPr>
      <w:bookmarkStart w:id="294" w:name="_Toc219315510"/>
      <w:r w:rsidRPr="00072232">
        <w:t xml:space="preserve">Figure </w:t>
      </w:r>
      <w:r>
        <w:fldChar w:fldCharType="begin"/>
      </w:r>
      <w:r>
        <w:instrText>STYLEREF 2 \s</w:instrText>
      </w:r>
      <w:r>
        <w:fldChar w:fldCharType="separate"/>
      </w:r>
      <w:r w:rsidR="00FE47B3">
        <w:rPr>
          <w:noProof/>
          <w:cs/>
        </w:rPr>
        <w:t>‎</w:t>
      </w:r>
      <w:r w:rsidR="00FE47B3">
        <w:rPr>
          <w:noProof/>
        </w:rPr>
        <w:t>3.2</w:t>
      </w:r>
      <w:r>
        <w:fldChar w:fldCharType="end"/>
      </w:r>
      <w:r w:rsidR="00B04F6E">
        <w:noBreakHyphen/>
      </w:r>
      <w:r>
        <w:fldChar w:fldCharType="begin"/>
      </w:r>
      <w:r>
        <w:instrText>SEQ Figure \* ARABIC \s 2</w:instrText>
      </w:r>
      <w:r>
        <w:fldChar w:fldCharType="separate"/>
      </w:r>
      <w:r w:rsidR="00FE47B3">
        <w:rPr>
          <w:noProof/>
        </w:rPr>
        <w:t>7</w:t>
      </w:r>
      <w:r>
        <w:fldChar w:fldCharType="end"/>
      </w:r>
      <w:r w:rsidRPr="00072232">
        <w:t xml:space="preserve">: Sales </w:t>
      </w:r>
      <w:r w:rsidR="008A7E6E" w:rsidRPr="00072232">
        <w:t>staff - invoice details mockup</w:t>
      </w:r>
      <w:bookmarkEnd w:id="294"/>
    </w:p>
    <w:p w14:paraId="4D0470E9" w14:textId="4E66C7EF" w:rsidR="00072232" w:rsidRDefault="00072232" w:rsidP="00E463B0">
      <w:pPr>
        <w:keepNext/>
        <w:ind w:firstLine="0"/>
      </w:pPr>
      <w:r>
        <w:rPr>
          <w:noProof/>
        </w:rPr>
        <w:lastRenderedPageBreak/>
        <w:drawing>
          <wp:inline distT="0" distB="0" distL="0" distR="0" wp14:anchorId="581104F3" wp14:editId="79BF7A45">
            <wp:extent cx="5943600" cy="3619500"/>
            <wp:effectExtent l="0" t="0" r="0" b="0"/>
            <wp:docPr id="732410271"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10271" name="drawing" descr="A screenshot of a computer&#10;&#10;AI-generated content may be incorrect."/>
                    <pic:cNvPicPr/>
                  </pic:nvPicPr>
                  <pic:blipFill>
                    <a:blip r:embed="rId38">
                      <a:extLst>
                        <a:ext uri="{28A0092B-C50C-407E-A947-70E740481C1C}">
                          <a14:useLocalDpi xmlns:a14="http://schemas.microsoft.com/office/drawing/2010/main"/>
                        </a:ext>
                      </a:extLst>
                    </a:blip>
                    <a:stretch>
                      <a:fillRect/>
                    </a:stretch>
                  </pic:blipFill>
                  <pic:spPr>
                    <a:xfrm>
                      <a:off x="0" y="0"/>
                      <a:ext cx="5943600" cy="3619500"/>
                    </a:xfrm>
                    <a:prstGeom prst="rect">
                      <a:avLst/>
                    </a:prstGeom>
                  </pic:spPr>
                </pic:pic>
              </a:graphicData>
            </a:graphic>
          </wp:inline>
        </w:drawing>
      </w:r>
    </w:p>
    <w:p w14:paraId="219EF926" w14:textId="301353D2" w:rsidR="50AC54C1" w:rsidRPr="00072232" w:rsidRDefault="00072232" w:rsidP="004608B6">
      <w:pPr>
        <w:pStyle w:val="Caption"/>
      </w:pPr>
      <w:bookmarkStart w:id="295" w:name="_Toc219315511"/>
      <w:r w:rsidRPr="00072232">
        <w:t xml:space="preserve">Figure </w:t>
      </w:r>
      <w:r>
        <w:fldChar w:fldCharType="begin"/>
      </w:r>
      <w:r>
        <w:instrText>STYLEREF 2 \s</w:instrText>
      </w:r>
      <w:r>
        <w:fldChar w:fldCharType="separate"/>
      </w:r>
      <w:r w:rsidR="00FE47B3">
        <w:rPr>
          <w:noProof/>
          <w:cs/>
        </w:rPr>
        <w:t>‎</w:t>
      </w:r>
      <w:r w:rsidR="00FE47B3">
        <w:rPr>
          <w:noProof/>
        </w:rPr>
        <w:t>3.2</w:t>
      </w:r>
      <w:r>
        <w:fldChar w:fldCharType="end"/>
      </w:r>
      <w:r w:rsidR="00B04F6E">
        <w:noBreakHyphen/>
      </w:r>
      <w:r>
        <w:fldChar w:fldCharType="begin"/>
      </w:r>
      <w:r>
        <w:instrText>SEQ Figure \* ARABIC \s 2</w:instrText>
      </w:r>
      <w:r>
        <w:fldChar w:fldCharType="separate"/>
      </w:r>
      <w:r w:rsidR="00FE47B3">
        <w:rPr>
          <w:noProof/>
        </w:rPr>
        <w:t>8</w:t>
      </w:r>
      <w:r>
        <w:fldChar w:fldCharType="end"/>
      </w:r>
      <w:r w:rsidRPr="00072232">
        <w:t xml:space="preserve">: Sales </w:t>
      </w:r>
      <w:r w:rsidR="008A7E6E" w:rsidRPr="00072232">
        <w:t>staff - create new invoice mockup</w:t>
      </w:r>
      <w:bookmarkEnd w:id="295"/>
    </w:p>
    <w:p w14:paraId="3F6C331A" w14:textId="768EB697" w:rsidR="00124B6F" w:rsidRDefault="5B122030" w:rsidP="00E463B0">
      <w:r w:rsidRPr="5B122030">
        <w:t>The Invoice Management interface serves as the central financial processing hub for Sales Staff, enabling efficient handling of all sales transactions. The main dashboard presents a comprehensive Invoice List, displaying critical data such as Invoice ID, Customer Name, Date, Total Amount, and Payment Status (e.g., Paid or Unpaid). This overview allows staff to quickly track revenue and monitor outstanding payments.</w:t>
      </w:r>
    </w:p>
    <w:p w14:paraId="7B15310E" w14:textId="62211C8D" w:rsidR="55C8D167" w:rsidRPr="00F9287D" w:rsidRDefault="5B122030" w:rsidP="00E463B0">
      <w:r w:rsidRPr="5B122030">
        <w:t>To facilitate daily operations, the system includes a "Create New Invoice" feature, where users can select a customer and add multiple products to the bill. The interface automatically calculates the Subtotal, Tax, and Grand Total in real-time. Additionally, the Invoice Details view provides a granular breakdown of each completed transaction, ensuring financial accuracy and transparency before the final invoice is issued to the client.</w:t>
      </w:r>
    </w:p>
    <w:p w14:paraId="5B252CB5" w14:textId="01798F2E" w:rsidR="55C8D167" w:rsidRDefault="5B122030" w:rsidP="00E463B0">
      <w:pPr>
        <w:pStyle w:val="Heading3"/>
      </w:pPr>
      <w:bookmarkStart w:id="296" w:name="_Toc219111662"/>
      <w:bookmarkStart w:id="297" w:name="_Toc219223946"/>
      <w:bookmarkStart w:id="298" w:name="_Toc219224103"/>
      <w:bookmarkStart w:id="299" w:name="_Toc219225117"/>
      <w:bookmarkStart w:id="300" w:name="_Toc219312228"/>
      <w:bookmarkStart w:id="301" w:name="_Toc219315727"/>
      <w:r>
        <w:t>Warehouse</w:t>
      </w:r>
      <w:bookmarkEnd w:id="296"/>
      <w:bookmarkEnd w:id="297"/>
      <w:bookmarkEnd w:id="298"/>
      <w:bookmarkEnd w:id="299"/>
      <w:bookmarkEnd w:id="300"/>
      <w:bookmarkEnd w:id="301"/>
    </w:p>
    <w:p w14:paraId="18365F9E" w14:textId="3BBB070F" w:rsidR="00F9287D" w:rsidRPr="00F9287D" w:rsidRDefault="00F9287D" w:rsidP="00E463B0">
      <w:pPr>
        <w:keepNext/>
        <w:ind w:firstLine="0"/>
        <w:rPr>
          <w:i/>
          <w:iCs/>
        </w:rPr>
      </w:pPr>
      <w:r w:rsidRPr="00F9287D">
        <w:rPr>
          <w:i/>
          <w:iCs/>
          <w:noProof/>
        </w:rPr>
        <w:lastRenderedPageBreak/>
        <w:drawing>
          <wp:inline distT="0" distB="0" distL="0" distR="0" wp14:anchorId="110AAA83" wp14:editId="008E90E4">
            <wp:extent cx="5943600" cy="3057525"/>
            <wp:effectExtent l="0" t="0" r="0" b="0"/>
            <wp:docPr id="1300511230"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11230" name="drawing" descr="A screenshot of a computer&#10;&#10;AI-generated content may be incorrect."/>
                    <pic:cNvPicPr/>
                  </pic:nvPicPr>
                  <pic:blipFill>
                    <a:blip r:embed="rId39">
                      <a:extLst>
                        <a:ext uri="{28A0092B-C50C-407E-A947-70E740481C1C}">
                          <a14:useLocalDpi xmlns:a14="http://schemas.microsoft.com/office/drawing/2010/main"/>
                        </a:ext>
                      </a:extLst>
                    </a:blip>
                    <a:stretch>
                      <a:fillRect/>
                    </a:stretch>
                  </pic:blipFill>
                  <pic:spPr>
                    <a:xfrm>
                      <a:off x="0" y="0"/>
                      <a:ext cx="5943600" cy="3057525"/>
                    </a:xfrm>
                    <a:prstGeom prst="rect">
                      <a:avLst/>
                    </a:prstGeom>
                  </pic:spPr>
                </pic:pic>
              </a:graphicData>
            </a:graphic>
          </wp:inline>
        </w:drawing>
      </w:r>
    </w:p>
    <w:p w14:paraId="4E8F0C5C" w14:textId="0F7DABED" w:rsidR="00124B6F" w:rsidRPr="00F9287D" w:rsidRDefault="00F9287D" w:rsidP="004608B6">
      <w:pPr>
        <w:pStyle w:val="Caption"/>
      </w:pPr>
      <w:bookmarkStart w:id="302" w:name="_Toc219315512"/>
      <w:r w:rsidRPr="00F9287D">
        <w:t xml:space="preserve">Figure </w:t>
      </w:r>
      <w:r>
        <w:fldChar w:fldCharType="begin"/>
      </w:r>
      <w:r>
        <w:instrText>STYLEREF 2 \s</w:instrText>
      </w:r>
      <w:r>
        <w:fldChar w:fldCharType="separate"/>
      </w:r>
      <w:r w:rsidR="00FE47B3">
        <w:rPr>
          <w:noProof/>
          <w:cs/>
        </w:rPr>
        <w:t>‎</w:t>
      </w:r>
      <w:r w:rsidR="00FE47B3">
        <w:rPr>
          <w:noProof/>
        </w:rPr>
        <w:t>3.2</w:t>
      </w:r>
      <w:r>
        <w:fldChar w:fldCharType="end"/>
      </w:r>
      <w:r w:rsidR="00B04F6E">
        <w:noBreakHyphen/>
      </w:r>
      <w:r>
        <w:fldChar w:fldCharType="begin"/>
      </w:r>
      <w:r>
        <w:instrText>SEQ Figure \* ARABIC \s 2</w:instrText>
      </w:r>
      <w:r>
        <w:fldChar w:fldCharType="separate"/>
      </w:r>
      <w:r w:rsidR="00FE47B3">
        <w:rPr>
          <w:noProof/>
        </w:rPr>
        <w:t>9</w:t>
      </w:r>
      <w:r>
        <w:fldChar w:fldCharType="end"/>
      </w:r>
      <w:r w:rsidRPr="00F9287D">
        <w:t xml:space="preserve">: Warehouse </w:t>
      </w:r>
      <w:r w:rsidR="008A7E6E" w:rsidRPr="00F9287D">
        <w:t>– inventory list  mockup</w:t>
      </w:r>
      <w:bookmarkEnd w:id="302"/>
    </w:p>
    <w:p w14:paraId="503D9BB8" w14:textId="57708D18" w:rsidR="0096198D" w:rsidRDefault="5B122030" w:rsidP="00E463B0">
      <w:r w:rsidRPr="5B122030">
        <w:t>The Inventory Management interface is specifically designed for Warehouse Staff to maintain precise control over stock levels. The central feature is the "Current Inventory List", which provides a detailed breakdown of all available items, organized by Product ID, Product Name, and Category (e.g., Consumables or Equipment).</w:t>
      </w:r>
    </w:p>
    <w:p w14:paraId="576ABA4C" w14:textId="3EBB426F" w:rsidR="0096198D" w:rsidRDefault="5B122030" w:rsidP="00E463B0">
      <w:r w:rsidRPr="5B122030">
        <w:t>To enhance operational efficiency, the system displays the Current Stock with visual indicators—using Green for high availability (e.g., 5,000 units) and Red to alert staff of low stock levels (e.g., 45 units). This clear visualization allows warehouse personnel to instantly identify shortages and plan for replenishment, ensuring that the supply chain remains uninterrupted.</w:t>
      </w:r>
    </w:p>
    <w:p w14:paraId="66494B22" w14:textId="070124F4" w:rsidR="00F9287D" w:rsidRDefault="00F9287D" w:rsidP="00E463B0">
      <w:pPr>
        <w:keepNext/>
        <w:ind w:firstLine="0"/>
      </w:pPr>
      <w:r>
        <w:rPr>
          <w:noProof/>
        </w:rPr>
        <w:lastRenderedPageBreak/>
        <w:drawing>
          <wp:inline distT="0" distB="0" distL="0" distR="0" wp14:anchorId="51F3611B" wp14:editId="09F9CCB8">
            <wp:extent cx="5943600" cy="3419475"/>
            <wp:effectExtent l="0" t="0" r="0" b="0"/>
            <wp:docPr id="173049623"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9623" name="drawing" descr="A screenshot of a computer&#10;&#10;AI-generated content may be incorrect."/>
                    <pic:cNvPicPr/>
                  </pic:nvPicPr>
                  <pic:blipFill>
                    <a:blip r:embed="rId40">
                      <a:extLst>
                        <a:ext uri="{28A0092B-C50C-407E-A947-70E740481C1C}">
                          <a14:useLocalDpi xmlns:a14="http://schemas.microsoft.com/office/drawing/2010/main"/>
                        </a:ext>
                      </a:extLst>
                    </a:blip>
                    <a:stretch>
                      <a:fillRect/>
                    </a:stretch>
                  </pic:blipFill>
                  <pic:spPr>
                    <a:xfrm>
                      <a:off x="0" y="0"/>
                      <a:ext cx="5943600" cy="3419475"/>
                    </a:xfrm>
                    <a:prstGeom prst="rect">
                      <a:avLst/>
                    </a:prstGeom>
                  </pic:spPr>
                </pic:pic>
              </a:graphicData>
            </a:graphic>
          </wp:inline>
        </w:drawing>
      </w:r>
    </w:p>
    <w:p w14:paraId="4A346C41" w14:textId="652E523B" w:rsidR="0096198D" w:rsidRPr="00F9287D" w:rsidRDefault="00F9287D" w:rsidP="004608B6">
      <w:pPr>
        <w:pStyle w:val="Caption"/>
      </w:pPr>
      <w:bookmarkStart w:id="303" w:name="_Toc219315513"/>
      <w:r w:rsidRPr="00F9287D">
        <w:t xml:space="preserve">Figure </w:t>
      </w:r>
      <w:r>
        <w:fldChar w:fldCharType="begin"/>
      </w:r>
      <w:r>
        <w:instrText>STYLEREF 2 \s</w:instrText>
      </w:r>
      <w:r>
        <w:fldChar w:fldCharType="separate"/>
      </w:r>
      <w:r w:rsidR="00FE47B3">
        <w:rPr>
          <w:noProof/>
          <w:cs/>
        </w:rPr>
        <w:t>‎</w:t>
      </w:r>
      <w:r w:rsidR="00FE47B3">
        <w:rPr>
          <w:noProof/>
        </w:rPr>
        <w:t>3.2</w:t>
      </w:r>
      <w:r>
        <w:fldChar w:fldCharType="end"/>
      </w:r>
      <w:r w:rsidR="00B04F6E">
        <w:noBreakHyphen/>
      </w:r>
      <w:r>
        <w:fldChar w:fldCharType="begin"/>
      </w:r>
      <w:r>
        <w:instrText>SEQ Figure \* ARABIC \s 2</w:instrText>
      </w:r>
      <w:r>
        <w:fldChar w:fldCharType="separate"/>
      </w:r>
      <w:r w:rsidR="00FE47B3">
        <w:rPr>
          <w:noProof/>
        </w:rPr>
        <w:t>10</w:t>
      </w:r>
      <w:r>
        <w:fldChar w:fldCharType="end"/>
      </w:r>
      <w:r w:rsidRPr="00F9287D">
        <w:t xml:space="preserve">: Warehouse – </w:t>
      </w:r>
      <w:r w:rsidR="008A7E6E" w:rsidRPr="00F9287D">
        <w:t>stock entry mockup</w:t>
      </w:r>
      <w:bookmarkEnd w:id="303"/>
    </w:p>
    <w:p w14:paraId="35159BBB" w14:textId="25D3E247" w:rsidR="5B122030" w:rsidRDefault="5B122030" w:rsidP="00E463B0">
      <w:r w:rsidRPr="5B122030">
        <w:t>The Stock Entry interface is a critical module for Warehouse Staff to record new inventory arrivals effectively. The screen is designed with a clear "Receipt Details" section, requiring users to input essential procurement data such as the Supplier name, Date Received, and the external Supplier Invoice No. for cross-referencing.</w:t>
      </w:r>
    </w:p>
    <w:p w14:paraId="42928A72" w14:textId="465924B7" w:rsidR="5B122030" w:rsidRDefault="5B122030" w:rsidP="00E463B0">
      <w:r>
        <w:t>To ensure detailed inventory tracking, the "Items Received" table allows users to add multiple products dynamically. For each item, the system mandates specific entries including Batch No. and Expiry Date—crucial for managing perishable goods like medical supplies. Once the quantities are verified, the user clicks "Submit Receipt" to finalize the entry, automatically updating the system's stock levels.</w:t>
      </w:r>
    </w:p>
    <w:p w14:paraId="4ED1BBCF" w14:textId="77777777" w:rsidR="00474BB3" w:rsidRDefault="00474BB3">
      <w:pPr>
        <w:spacing w:line="240" w:lineRule="auto"/>
        <w:ind w:firstLine="0"/>
        <w:jc w:val="left"/>
        <w:rPr>
          <w:b/>
          <w:i/>
          <w:sz w:val="28"/>
          <w:szCs w:val="26"/>
        </w:rPr>
      </w:pPr>
      <w:bookmarkStart w:id="304" w:name="_Toc219111663"/>
      <w:bookmarkStart w:id="305" w:name="_Toc219223947"/>
      <w:bookmarkStart w:id="306" w:name="_Toc219224104"/>
      <w:bookmarkStart w:id="307" w:name="_Toc219225118"/>
      <w:bookmarkStart w:id="308" w:name="_Toc219312229"/>
      <w:r>
        <w:br w:type="page"/>
      </w:r>
    </w:p>
    <w:p w14:paraId="4FB6CC69" w14:textId="636257DE" w:rsidR="0096198D" w:rsidRDefault="5B122030" w:rsidP="00E463B0">
      <w:pPr>
        <w:pStyle w:val="Heading3"/>
      </w:pPr>
      <w:bookmarkStart w:id="309" w:name="_Toc219315728"/>
      <w:r>
        <w:lastRenderedPageBreak/>
        <w:t>Admin</w:t>
      </w:r>
      <w:bookmarkEnd w:id="304"/>
      <w:bookmarkEnd w:id="305"/>
      <w:bookmarkEnd w:id="306"/>
      <w:bookmarkEnd w:id="307"/>
      <w:bookmarkEnd w:id="308"/>
      <w:bookmarkEnd w:id="309"/>
    </w:p>
    <w:p w14:paraId="434E0302" w14:textId="525E2C29" w:rsidR="55C8D167" w:rsidRDefault="55C8D167" w:rsidP="00E463B0"/>
    <w:p w14:paraId="21482E9C" w14:textId="77777777" w:rsidR="002E68C6" w:rsidRDefault="002E68C6" w:rsidP="00E463B0">
      <w:pPr>
        <w:keepNext/>
        <w:ind w:firstLine="0"/>
        <w:jc w:val="center"/>
      </w:pPr>
      <w:r>
        <w:rPr>
          <w:noProof/>
        </w:rPr>
        <w:drawing>
          <wp:inline distT="0" distB="0" distL="0" distR="0" wp14:anchorId="56905835" wp14:editId="5FD93BE6">
            <wp:extent cx="4925112" cy="2695951"/>
            <wp:effectExtent l="0" t="0" r="0" b="0"/>
            <wp:docPr id="120755781"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5781" name="drawing" descr="A screenshot of a computer&#10;&#10;AI-generated content may be incorrect."/>
                    <pic:cNvPicPr/>
                  </pic:nvPicPr>
                  <pic:blipFill>
                    <a:blip r:embed="rId41">
                      <a:extLst>
                        <a:ext uri="{28A0092B-C50C-407E-A947-70E740481C1C}">
                          <a14:useLocalDpi xmlns:a14="http://schemas.microsoft.com/office/drawing/2010/main"/>
                        </a:ext>
                      </a:extLst>
                    </a:blip>
                    <a:stretch>
                      <a:fillRect/>
                    </a:stretch>
                  </pic:blipFill>
                  <pic:spPr>
                    <a:xfrm>
                      <a:off x="0" y="0"/>
                      <a:ext cx="4925112" cy="2695951"/>
                    </a:xfrm>
                    <a:prstGeom prst="rect">
                      <a:avLst/>
                    </a:prstGeom>
                  </pic:spPr>
                </pic:pic>
              </a:graphicData>
            </a:graphic>
          </wp:inline>
        </w:drawing>
      </w:r>
    </w:p>
    <w:p w14:paraId="2AA30C56" w14:textId="39697935" w:rsidR="00A3257A" w:rsidRDefault="002E68C6" w:rsidP="004608B6">
      <w:pPr>
        <w:pStyle w:val="Caption"/>
      </w:pPr>
      <w:bookmarkStart w:id="310" w:name="_Toc219315514"/>
      <w:r>
        <w:t xml:space="preserve">Figure </w:t>
      </w:r>
      <w:r>
        <w:fldChar w:fldCharType="begin"/>
      </w:r>
      <w:r>
        <w:instrText>STYLEREF 2 \s</w:instrText>
      </w:r>
      <w:r>
        <w:fldChar w:fldCharType="separate"/>
      </w:r>
      <w:r w:rsidR="00FE47B3">
        <w:rPr>
          <w:noProof/>
          <w:cs/>
        </w:rPr>
        <w:t>‎</w:t>
      </w:r>
      <w:r w:rsidR="00FE47B3">
        <w:rPr>
          <w:noProof/>
        </w:rPr>
        <w:t>3.2</w:t>
      </w:r>
      <w:r>
        <w:fldChar w:fldCharType="end"/>
      </w:r>
      <w:r w:rsidR="00B04F6E">
        <w:noBreakHyphen/>
      </w:r>
      <w:r>
        <w:fldChar w:fldCharType="begin"/>
      </w:r>
      <w:r>
        <w:instrText>SEQ Figure \* ARABIC \s 2</w:instrText>
      </w:r>
      <w:r>
        <w:fldChar w:fldCharType="separate"/>
      </w:r>
      <w:r w:rsidR="00FE47B3">
        <w:rPr>
          <w:noProof/>
        </w:rPr>
        <w:t>11</w:t>
      </w:r>
      <w:r>
        <w:fldChar w:fldCharType="end"/>
      </w:r>
      <w:r>
        <w:t xml:space="preserve">: </w:t>
      </w:r>
      <w:r w:rsidRPr="0074662B">
        <w:t xml:space="preserve">Admin - </w:t>
      </w:r>
      <w:r w:rsidR="008A7E6E" w:rsidRPr="0074662B">
        <w:t>dashboard mockup</w:t>
      </w:r>
      <w:bookmarkEnd w:id="310"/>
    </w:p>
    <w:p w14:paraId="7873F1A6" w14:textId="501C5975" w:rsidR="00233465" w:rsidRPr="00233465" w:rsidRDefault="5B122030" w:rsidP="00E463B0">
      <w:r w:rsidRPr="5B122030">
        <w:t>The System Dashboard serves as the central command center for the Administrator, offering a comprehensive snapshot of the business's health. The interface is structured with a high-level "Overview Performance" section, displaying real-time financial metrics including Today Sales, Month Sales (e.g., 3,500,000 VND), Total Invoices, and Expenses.</w:t>
      </w:r>
    </w:p>
    <w:p w14:paraId="5B7CED5D" w14:textId="57459F3F" w:rsidR="00233465" w:rsidRDefault="50AC54C1" w:rsidP="00E463B0">
      <w:r>
        <w:t>To facilitate rapid management, the dashboard features an "Operations" summary that counts active Products, Customers, and Suppliers. Furthermore, the "Quick Actions" panel provides one-click shortcuts for frequent tasks such as "Create New Invoice" (Blue button) and "New Purchase Order" (Green button). Notably, a dedicated "Low Stock Alert" widget is prominent on the screen, automatically warning the Admin about products needing immediate reordering to prevent stockouts.</w:t>
      </w:r>
    </w:p>
    <w:p w14:paraId="0726B7C6" w14:textId="77777777" w:rsidR="00132677" w:rsidRDefault="00132677">
      <w:pPr>
        <w:spacing w:line="240" w:lineRule="auto"/>
        <w:ind w:firstLine="0"/>
        <w:jc w:val="left"/>
        <w:rPr>
          <w:b/>
          <w:i/>
          <w:sz w:val="28"/>
          <w:szCs w:val="26"/>
        </w:rPr>
      </w:pPr>
      <w:bookmarkStart w:id="311" w:name="_Toc219312230"/>
      <w:r>
        <w:br w:type="page"/>
      </w:r>
    </w:p>
    <w:p w14:paraId="57A8C701" w14:textId="63C7E846" w:rsidR="00F618A2" w:rsidRPr="00233465" w:rsidRDefault="00F73C08" w:rsidP="00E463B0">
      <w:pPr>
        <w:pStyle w:val="Heading3"/>
      </w:pPr>
      <w:bookmarkStart w:id="312" w:name="_Toc219315729"/>
      <w:r w:rsidRPr="00F73C08">
        <w:lastRenderedPageBreak/>
        <w:t>Admin module mockups</w:t>
      </w:r>
      <w:bookmarkEnd w:id="311"/>
      <w:bookmarkEnd w:id="312"/>
    </w:p>
    <w:p w14:paraId="2E7C8CE7" w14:textId="57C16D08" w:rsidR="00233465" w:rsidRPr="00233465" w:rsidRDefault="00233465" w:rsidP="00E463B0"/>
    <w:p w14:paraId="620D39A1" w14:textId="22D9668C" w:rsidR="00F30D2A" w:rsidRDefault="00F30D2A" w:rsidP="00E463B0">
      <w:pPr>
        <w:keepNext/>
        <w:ind w:firstLine="0"/>
        <w:jc w:val="center"/>
      </w:pPr>
      <w:r>
        <w:rPr>
          <w:noProof/>
        </w:rPr>
        <w:drawing>
          <wp:inline distT="0" distB="0" distL="0" distR="0" wp14:anchorId="093FC0B0" wp14:editId="4E4E08F0">
            <wp:extent cx="5048955" cy="2886478"/>
            <wp:effectExtent l="0" t="0" r="0" b="0"/>
            <wp:docPr id="735492352" name="drawing" descr="A screenshot of a financial overvie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92352" name="drawing" descr="A screenshot of a financial overview&#10;&#10;AI-generated content may be incorrect."/>
                    <pic:cNvPicPr/>
                  </pic:nvPicPr>
                  <pic:blipFill>
                    <a:blip r:embed="rId42">
                      <a:extLst>
                        <a:ext uri="{28A0092B-C50C-407E-A947-70E740481C1C}">
                          <a14:useLocalDpi xmlns:a14="http://schemas.microsoft.com/office/drawing/2010/main"/>
                        </a:ext>
                      </a:extLst>
                    </a:blip>
                    <a:stretch>
                      <a:fillRect/>
                    </a:stretch>
                  </pic:blipFill>
                  <pic:spPr>
                    <a:xfrm>
                      <a:off x="0" y="0"/>
                      <a:ext cx="5048955" cy="2886478"/>
                    </a:xfrm>
                    <a:prstGeom prst="rect">
                      <a:avLst/>
                    </a:prstGeom>
                  </pic:spPr>
                </pic:pic>
              </a:graphicData>
            </a:graphic>
          </wp:inline>
        </w:drawing>
      </w:r>
    </w:p>
    <w:p w14:paraId="09F60708" w14:textId="4DA4B6C0" w:rsidR="00A3257A" w:rsidRDefault="00F30D2A" w:rsidP="004608B6">
      <w:pPr>
        <w:pStyle w:val="Caption"/>
      </w:pPr>
      <w:bookmarkStart w:id="313" w:name="_Toc219315515"/>
      <w:r>
        <w:t xml:space="preserve">Figure </w:t>
      </w:r>
      <w:r>
        <w:fldChar w:fldCharType="begin"/>
      </w:r>
      <w:r>
        <w:instrText>STYLEREF 2 \s</w:instrText>
      </w:r>
      <w:r>
        <w:fldChar w:fldCharType="separate"/>
      </w:r>
      <w:r w:rsidR="00FE47B3">
        <w:rPr>
          <w:noProof/>
          <w:cs/>
        </w:rPr>
        <w:t>‎</w:t>
      </w:r>
      <w:r w:rsidR="00FE47B3">
        <w:rPr>
          <w:noProof/>
        </w:rPr>
        <w:t>3.2</w:t>
      </w:r>
      <w:r>
        <w:fldChar w:fldCharType="end"/>
      </w:r>
      <w:r w:rsidR="00B04F6E">
        <w:noBreakHyphen/>
      </w:r>
      <w:r>
        <w:fldChar w:fldCharType="begin"/>
      </w:r>
      <w:r>
        <w:instrText>SEQ Figure \* ARABIC \s 2</w:instrText>
      </w:r>
      <w:r>
        <w:fldChar w:fldCharType="separate"/>
      </w:r>
      <w:r w:rsidR="00FE47B3">
        <w:rPr>
          <w:noProof/>
        </w:rPr>
        <w:t>12</w:t>
      </w:r>
      <w:r>
        <w:fldChar w:fldCharType="end"/>
      </w:r>
      <w:r>
        <w:t xml:space="preserve">: </w:t>
      </w:r>
      <w:r w:rsidRPr="007A7471">
        <w:t xml:space="preserve">Admin – </w:t>
      </w:r>
      <w:r w:rsidR="008A7E6E" w:rsidRPr="007A7471">
        <w:t>financial overview report mockup</w:t>
      </w:r>
      <w:bookmarkEnd w:id="313"/>
    </w:p>
    <w:p w14:paraId="32BF03A3" w14:textId="34FBC259" w:rsidR="5B122030" w:rsidRDefault="5B122030" w:rsidP="00E463B0">
      <w:r w:rsidRPr="5B122030">
        <w:t>The Financial Overview interface is a powerful analytical tool designed for the Administrator to monitor the system's economic performance. The dashboard features a flexible Date Range Filter (From Date - To Date), allowing users to generate specific reports for any given period.</w:t>
      </w:r>
    </w:p>
    <w:p w14:paraId="3D316D4A" w14:textId="4ABCA145" w:rsidR="5B122030" w:rsidRDefault="50AC54C1" w:rsidP="00E463B0">
      <w:r>
        <w:t>The core of the screen displays three critical financial indicators: Total Revenue (Green), Total Expenses (Red), and Net Profit, providing an instant assessment of profitability. To visualize trends, a "Revenue vs Expenses Comparison" bar chart contrasts income against spending. Additionally, the bottom section lists "Recent Invoices" and "Recent Purchases" side-by-side, enabling the Admin to audit individual transactions and track cash flow details effectively.</w:t>
      </w:r>
    </w:p>
    <w:p w14:paraId="2D73C0A0" w14:textId="295C5FCB" w:rsidR="00FB0A80" w:rsidRDefault="00FB0A80" w:rsidP="00E463B0">
      <w:pPr>
        <w:keepNext/>
        <w:ind w:firstLine="0"/>
        <w:jc w:val="center"/>
      </w:pPr>
      <w:r>
        <w:rPr>
          <w:noProof/>
        </w:rPr>
        <w:lastRenderedPageBreak/>
        <w:drawing>
          <wp:inline distT="0" distB="0" distL="0" distR="0" wp14:anchorId="57D3BDF2" wp14:editId="712AC687">
            <wp:extent cx="5939790" cy="3693331"/>
            <wp:effectExtent l="0" t="0" r="3810" b="2540"/>
            <wp:docPr id="914780125"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80125" name="drawing" descr="A screenshot of a computer&#10;&#10;AI-generated content may be incorrect."/>
                    <pic:cNvPicPr/>
                  </pic:nvPicPr>
                  <pic:blipFill>
                    <a:blip r:embed="rId43">
                      <a:extLst>
                        <a:ext uri="{28A0092B-C50C-407E-A947-70E740481C1C}">
                          <a14:useLocalDpi xmlns:a14="http://schemas.microsoft.com/office/drawing/2010/main"/>
                        </a:ext>
                      </a:extLst>
                    </a:blip>
                    <a:stretch>
                      <a:fillRect/>
                    </a:stretch>
                  </pic:blipFill>
                  <pic:spPr>
                    <a:xfrm>
                      <a:off x="0" y="0"/>
                      <a:ext cx="5939790" cy="3693331"/>
                    </a:xfrm>
                    <a:prstGeom prst="rect">
                      <a:avLst/>
                    </a:prstGeom>
                  </pic:spPr>
                </pic:pic>
              </a:graphicData>
            </a:graphic>
          </wp:inline>
        </w:drawing>
      </w:r>
    </w:p>
    <w:p w14:paraId="5E865046" w14:textId="40E68555" w:rsidR="00A3257A" w:rsidRPr="00FB0A80" w:rsidRDefault="00FB0A80" w:rsidP="004608B6">
      <w:pPr>
        <w:pStyle w:val="Caption"/>
      </w:pPr>
      <w:bookmarkStart w:id="314" w:name="_Toc219315516"/>
      <w:r w:rsidRPr="00FB0A80">
        <w:t xml:space="preserve">Figure </w:t>
      </w:r>
      <w:r>
        <w:fldChar w:fldCharType="begin"/>
      </w:r>
      <w:r>
        <w:instrText>STYLEREF 2 \s</w:instrText>
      </w:r>
      <w:r>
        <w:fldChar w:fldCharType="separate"/>
      </w:r>
      <w:r w:rsidR="00FE47B3">
        <w:rPr>
          <w:noProof/>
          <w:cs/>
        </w:rPr>
        <w:t>‎</w:t>
      </w:r>
      <w:r w:rsidR="00FE47B3">
        <w:rPr>
          <w:noProof/>
        </w:rPr>
        <w:t>3.2</w:t>
      </w:r>
      <w:r>
        <w:fldChar w:fldCharType="end"/>
      </w:r>
      <w:r w:rsidR="00B04F6E">
        <w:noBreakHyphen/>
      </w:r>
      <w:r>
        <w:fldChar w:fldCharType="begin"/>
      </w:r>
      <w:r>
        <w:instrText>SEQ Figure \* ARABIC \s 2</w:instrText>
      </w:r>
      <w:r>
        <w:fldChar w:fldCharType="separate"/>
      </w:r>
      <w:r w:rsidR="00FE47B3">
        <w:rPr>
          <w:noProof/>
        </w:rPr>
        <w:t>13</w:t>
      </w:r>
      <w:r>
        <w:fldChar w:fldCharType="end"/>
      </w:r>
      <w:r w:rsidRPr="00FB0A80">
        <w:t xml:space="preserve">: Admin – </w:t>
      </w:r>
      <w:r w:rsidR="008A7E6E" w:rsidRPr="00FB0A80">
        <w:t>user account management mockup</w:t>
      </w:r>
      <w:bookmarkEnd w:id="314"/>
    </w:p>
    <w:p w14:paraId="75F58B55" w14:textId="794271D3" w:rsidR="00A3257A" w:rsidRDefault="5B122030" w:rsidP="00E463B0">
      <w:r w:rsidRPr="5B122030">
        <w:t>The User Management interface is a critical security module that allows the Super Admin to control system access. The central view is the "Admins List", which functions as a centralized registry of all authorized personnel. The table provides a clear overview of user identities, displaying columns for Email, Full Name, and Group (Role).</w:t>
      </w:r>
    </w:p>
    <w:p w14:paraId="0BAC472E" w14:textId="3A57486B" w:rsidR="00A3257A" w:rsidRDefault="5B122030" w:rsidP="00B91688">
      <w:r w:rsidRPr="5B122030">
        <w:t xml:space="preserve">A key feature of this interface is Role-Based </w:t>
      </w:r>
      <w:r w:rsidR="00C85664" w:rsidRPr="00C85664">
        <w:t>access</w:t>
      </w:r>
      <w:r w:rsidR="00C85664">
        <w:t xml:space="preserve"> </w:t>
      </w:r>
      <w:r w:rsidR="00C85664" w:rsidRPr="00C85664">
        <w:t>control</w:t>
      </w:r>
      <w:r w:rsidR="00C85664" w:rsidRPr="5B122030">
        <w:t xml:space="preserve"> </w:t>
      </w:r>
      <w:r w:rsidRPr="5B122030">
        <w:t xml:space="preserve">(RBAC), visually distinguished in the "Group" column (e.g., </w:t>
      </w:r>
      <w:r w:rsidR="00B91688" w:rsidRPr="5B122030">
        <w:t xml:space="preserve">super admin, sales staff, or </w:t>
      </w:r>
      <w:r w:rsidR="00B91688" w:rsidRPr="00B91688">
        <w:t>warehouse staff</w:t>
      </w:r>
      <w:r w:rsidRPr="5B122030">
        <w:t xml:space="preserve">). Additionally, the system enables account monitoring through "Status" badges—using Green for Active users </w:t>
      </w:r>
      <w:r w:rsidR="00C85664" w:rsidRPr="5B122030">
        <w:t xml:space="preserve">and grey </w:t>
      </w:r>
      <w:r w:rsidRPr="5B122030">
        <w:t xml:space="preserve">for Inactive accounts. Administrators can easily manage this list using the </w:t>
      </w:r>
      <w:r w:rsidR="00C85664" w:rsidRPr="5B122030">
        <w:t xml:space="preserve">search bar </w:t>
      </w:r>
      <w:r w:rsidRPr="5B122030">
        <w:t>to find specific emails or utilize</w:t>
      </w:r>
      <w:r w:rsidR="00C85664" w:rsidRPr="5B122030">
        <w:t xml:space="preserve"> the action buttons (edit/delete) </w:t>
      </w:r>
      <w:r w:rsidRPr="5B122030">
        <w:t>to modify or revoke access rights as needed.</w:t>
      </w:r>
    </w:p>
    <w:p w14:paraId="5F502F37" w14:textId="77777777" w:rsidR="00700CF7" w:rsidRDefault="00700CF7" w:rsidP="00E463B0">
      <w:pPr>
        <w:keepNext/>
        <w:ind w:firstLine="0"/>
      </w:pPr>
      <w:r>
        <w:rPr>
          <w:noProof/>
        </w:rPr>
        <w:lastRenderedPageBreak/>
        <w:drawing>
          <wp:inline distT="0" distB="0" distL="0" distR="0" wp14:anchorId="2EF7E05A" wp14:editId="766697A9">
            <wp:extent cx="5939790" cy="3912266"/>
            <wp:effectExtent l="0" t="0" r="3810" b="0"/>
            <wp:docPr id="1956920960"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20960" name="drawing" descr="A screenshot of a computer&#10;&#10;AI-generated content may be incorrect."/>
                    <pic:cNvPicPr/>
                  </pic:nvPicPr>
                  <pic:blipFill>
                    <a:blip r:embed="rId44">
                      <a:extLst>
                        <a:ext uri="{28A0092B-C50C-407E-A947-70E740481C1C}">
                          <a14:useLocalDpi xmlns:a14="http://schemas.microsoft.com/office/drawing/2010/main"/>
                        </a:ext>
                      </a:extLst>
                    </a:blip>
                    <a:stretch>
                      <a:fillRect/>
                    </a:stretch>
                  </pic:blipFill>
                  <pic:spPr>
                    <a:xfrm>
                      <a:off x="0" y="0"/>
                      <a:ext cx="5939790" cy="3912266"/>
                    </a:xfrm>
                    <a:prstGeom prst="rect">
                      <a:avLst/>
                    </a:prstGeom>
                  </pic:spPr>
                </pic:pic>
              </a:graphicData>
            </a:graphic>
          </wp:inline>
        </w:drawing>
      </w:r>
    </w:p>
    <w:p w14:paraId="074A7E64" w14:textId="16E0DF8A" w:rsidR="00A3257A" w:rsidRPr="00700CF7" w:rsidRDefault="00700CF7" w:rsidP="004608B6">
      <w:pPr>
        <w:pStyle w:val="Caption"/>
      </w:pPr>
      <w:bookmarkStart w:id="315" w:name="_Toc219315517"/>
      <w:r w:rsidRPr="00700CF7">
        <w:t xml:space="preserve">Figure </w:t>
      </w:r>
      <w:r>
        <w:fldChar w:fldCharType="begin"/>
      </w:r>
      <w:r>
        <w:instrText>STYLEREF 2 \s</w:instrText>
      </w:r>
      <w:r>
        <w:fldChar w:fldCharType="separate"/>
      </w:r>
      <w:r w:rsidR="00FE47B3">
        <w:rPr>
          <w:noProof/>
          <w:cs/>
        </w:rPr>
        <w:t>‎</w:t>
      </w:r>
      <w:r w:rsidR="00FE47B3">
        <w:rPr>
          <w:noProof/>
        </w:rPr>
        <w:t>3.2</w:t>
      </w:r>
      <w:r>
        <w:fldChar w:fldCharType="end"/>
      </w:r>
      <w:r w:rsidR="00B04F6E">
        <w:noBreakHyphen/>
      </w:r>
      <w:r>
        <w:fldChar w:fldCharType="begin"/>
      </w:r>
      <w:r>
        <w:instrText>SEQ Figure \* ARABIC \s 2</w:instrText>
      </w:r>
      <w:r>
        <w:fldChar w:fldCharType="separate"/>
      </w:r>
      <w:r w:rsidR="00FE47B3">
        <w:rPr>
          <w:noProof/>
        </w:rPr>
        <w:t>14</w:t>
      </w:r>
      <w:r>
        <w:fldChar w:fldCharType="end"/>
      </w:r>
      <w:r w:rsidRPr="00700CF7">
        <w:t xml:space="preserve">: Admin - </w:t>
      </w:r>
      <w:r w:rsidR="008A7E6E" w:rsidRPr="00700CF7">
        <w:t>group permission matrix mockup</w:t>
      </w:r>
      <w:bookmarkEnd w:id="315"/>
    </w:p>
    <w:p w14:paraId="6F4E6D68" w14:textId="405FF998" w:rsidR="5B122030" w:rsidRDefault="50AC54C1" w:rsidP="00E463B0">
      <w:r>
        <w:t>The Permission Matrix interface is an advanced security feature that grants the Administrator granular control over system access. In this view, the Admin can configure specific privileges for user groups, such as the "Sales Staff" role shown in the example.</w:t>
      </w:r>
    </w:p>
    <w:p w14:paraId="765D3594" w14:textId="1BBAA274" w:rsidR="00233465" w:rsidRPr="004A3100" w:rsidRDefault="50AC54C1" w:rsidP="00E463B0">
      <w:r>
        <w:t>The interface presents a detailed grid listing all system Modules (e.g., Customers, Invoices, Products) against four core actions: Show, Create, Edit, and Delete. This structure allows for precise customization; for instance, Sales Staff are granted "Show" and "Create" rights for Invoices and Customers to perform their duties but are restricted from the "Delete" action to prevent data loss. This implementation adheres to the principle of least privilege, ensuring that employees only access functions necessary for their specific roles.</w:t>
      </w:r>
    </w:p>
    <w:p w14:paraId="279D5369" w14:textId="2BC13FE8" w:rsidR="00155DC6" w:rsidRDefault="00155DC6" w:rsidP="00E463B0">
      <w:pPr>
        <w:keepNext/>
        <w:ind w:firstLine="0"/>
        <w:jc w:val="center"/>
      </w:pPr>
      <w:r>
        <w:rPr>
          <w:noProof/>
        </w:rPr>
        <w:lastRenderedPageBreak/>
        <w:drawing>
          <wp:inline distT="0" distB="0" distL="0" distR="0" wp14:anchorId="2FBD80AC" wp14:editId="13FE14B6">
            <wp:extent cx="5939790" cy="3502953"/>
            <wp:effectExtent l="0" t="0" r="3810" b="2540"/>
            <wp:docPr id="121987923"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7923" name="drawing" descr="A screenshot of a computer&#10;&#10;AI-generated content may be incorrect."/>
                    <pic:cNvPicPr/>
                  </pic:nvPicPr>
                  <pic:blipFill>
                    <a:blip r:embed="rId45">
                      <a:extLst>
                        <a:ext uri="{28A0092B-C50C-407E-A947-70E740481C1C}">
                          <a14:useLocalDpi xmlns:a14="http://schemas.microsoft.com/office/drawing/2010/main"/>
                        </a:ext>
                      </a:extLst>
                    </a:blip>
                    <a:stretch>
                      <a:fillRect/>
                    </a:stretch>
                  </pic:blipFill>
                  <pic:spPr>
                    <a:xfrm>
                      <a:off x="0" y="0"/>
                      <a:ext cx="5939790" cy="3502953"/>
                    </a:xfrm>
                    <a:prstGeom prst="rect">
                      <a:avLst/>
                    </a:prstGeom>
                  </pic:spPr>
                </pic:pic>
              </a:graphicData>
            </a:graphic>
          </wp:inline>
        </w:drawing>
      </w:r>
    </w:p>
    <w:p w14:paraId="0474A450" w14:textId="2A229CDF" w:rsidR="00A3257A" w:rsidRPr="00155DC6" w:rsidRDefault="00155DC6" w:rsidP="004608B6">
      <w:pPr>
        <w:pStyle w:val="Caption"/>
      </w:pPr>
      <w:bookmarkStart w:id="316" w:name="_Toc219315518"/>
      <w:r w:rsidRPr="00155DC6">
        <w:t xml:space="preserve">Figure </w:t>
      </w:r>
      <w:r>
        <w:fldChar w:fldCharType="begin"/>
      </w:r>
      <w:r>
        <w:instrText>STYLEREF 2 \s</w:instrText>
      </w:r>
      <w:r>
        <w:fldChar w:fldCharType="separate"/>
      </w:r>
      <w:r w:rsidR="00FE47B3">
        <w:rPr>
          <w:noProof/>
          <w:cs/>
        </w:rPr>
        <w:t>‎</w:t>
      </w:r>
      <w:r w:rsidR="00FE47B3">
        <w:rPr>
          <w:noProof/>
        </w:rPr>
        <w:t>3.2</w:t>
      </w:r>
      <w:r>
        <w:fldChar w:fldCharType="end"/>
      </w:r>
      <w:r w:rsidR="00B04F6E">
        <w:noBreakHyphen/>
      </w:r>
      <w:r>
        <w:fldChar w:fldCharType="begin"/>
      </w:r>
      <w:r>
        <w:instrText>SEQ Figure \* ARABIC \s 2</w:instrText>
      </w:r>
      <w:r>
        <w:fldChar w:fldCharType="separate"/>
      </w:r>
      <w:r w:rsidR="00FE47B3">
        <w:rPr>
          <w:noProof/>
        </w:rPr>
        <w:t>15</w:t>
      </w:r>
      <w:r>
        <w:fldChar w:fldCharType="end"/>
      </w:r>
      <w:r w:rsidRPr="00155DC6">
        <w:t xml:space="preserve">: Admin - </w:t>
      </w:r>
      <w:r w:rsidR="008A7E6E" w:rsidRPr="00155DC6">
        <w:t>stock movements mockup</w:t>
      </w:r>
      <w:bookmarkEnd w:id="316"/>
    </w:p>
    <w:p w14:paraId="3DFD60CF" w14:textId="4B625824" w:rsidR="00DB2FCA" w:rsidRDefault="5B122030" w:rsidP="00E463B0">
      <w:r w:rsidRPr="5B122030">
        <w:t>The Stock Movements interface serves as a detailed audit ledger for the Administrator and Warehouse Staff to track every inventory change. The screen features powerful Filtering Tools at the top, allowing users to search history by specific Product (e.g., Brake Pads) or within a defined Date Range.</w:t>
      </w:r>
    </w:p>
    <w:p w14:paraId="2882F0A7" w14:textId="5CBDAD5F" w:rsidR="00DB2FCA" w:rsidRDefault="50AC54C1" w:rsidP="00E463B0">
      <w:r>
        <w:t>The data table is designed for high visibility, utilizing color-coded "Type" badges: Green "In" tags represent stock additions (Purchases), while Red "Out" tags indicate stock deductions (Sales/Invoices). Furthermore, each transaction includes a "Ref" (Reference) column linking directly to the source document (e.g., Invoice #5 or Purchase #2), ensuring complete traceability and accountability for all goods moving through the warehouse.</w:t>
      </w:r>
    </w:p>
    <w:p w14:paraId="7BE7510F" w14:textId="13C1BAA8" w:rsidR="00DB2FCA" w:rsidRDefault="00DB2FCA" w:rsidP="00E463B0"/>
    <w:p w14:paraId="1A4AB9EB" w14:textId="77777777" w:rsidR="00F45843" w:rsidRDefault="005E57E9" w:rsidP="00E463B0">
      <w:r>
        <w:br w:type="page"/>
      </w:r>
    </w:p>
    <w:p w14:paraId="37FDF350" w14:textId="13100E8C" w:rsidR="00867A7B" w:rsidRDefault="50AC54C1" w:rsidP="00E463B0">
      <w:pPr>
        <w:pStyle w:val="Heading2"/>
      </w:pPr>
      <w:bookmarkStart w:id="317" w:name="_Toc219111665"/>
      <w:bookmarkStart w:id="318" w:name="_Toc219223949"/>
      <w:bookmarkStart w:id="319" w:name="_Toc219224106"/>
      <w:bookmarkStart w:id="320" w:name="_Toc219225120"/>
      <w:bookmarkStart w:id="321" w:name="_Toc219312231"/>
      <w:bookmarkStart w:id="322" w:name="_Toc219315730"/>
      <w:r>
        <w:lastRenderedPageBreak/>
        <w:t xml:space="preserve">System </w:t>
      </w:r>
      <w:r w:rsidR="001121AE">
        <w:t>architecture</w:t>
      </w:r>
      <w:bookmarkEnd w:id="317"/>
      <w:bookmarkEnd w:id="318"/>
      <w:bookmarkEnd w:id="319"/>
      <w:bookmarkEnd w:id="320"/>
      <w:bookmarkEnd w:id="321"/>
      <w:bookmarkEnd w:id="322"/>
    </w:p>
    <w:p w14:paraId="0ED06F68" w14:textId="2EDAD36F" w:rsidR="50AC54C1" w:rsidRDefault="50AC54C1" w:rsidP="00E463B0">
      <w:r w:rsidRPr="50AC54C1">
        <w:rPr>
          <w:lang w:val="fr-FR"/>
        </w:rPr>
        <w:t>The Online Sales Management System is developed based on the three-layer MVC (Model–View–Controller) architectural model using the ASP.NET Core platform, ensuring a clear separation between the user interface, business logic, and data access layers. This separation enhances maintainability, scalability, and future extensibility of the application.</w:t>
      </w:r>
    </w:p>
    <w:p w14:paraId="563AC1ED" w14:textId="2E7F7F97" w:rsidR="50AC54C1" w:rsidRDefault="50AC54C1" w:rsidP="00E463B0">
      <w:pPr>
        <w:rPr>
          <w:lang w:val="fr-FR"/>
        </w:rPr>
      </w:pPr>
      <w:r w:rsidRPr="0E71BFE9">
        <w:rPr>
          <w:lang w:val="fr-FR"/>
        </w:rPr>
        <w:t>The project’s directory structure is organized systematically in compliance with technical standards: the Models folder contains entity classes representing products, customers, and inventory records directly mapped to the SQL Server database via Entity Framework Core; the Views folder manages the management dashboards and data forms that interact with end users; and the Controllers folder serves as the central layer responsible for handling HTTP requests from the client side.</w:t>
      </w:r>
    </w:p>
    <w:p w14:paraId="14602284" w14:textId="12382556" w:rsidR="50AC54C1" w:rsidRDefault="50AC54C1" w:rsidP="00E463B0">
      <w:r w:rsidRPr="50AC54C1">
        <w:rPr>
          <w:lang w:val="fr-FR"/>
        </w:rPr>
        <w:t>In addition, the system architecture integrates essential configuration components such as appsettings.json for managing connection strings and Program.cs for setting up dependency injection services, ensuring stable performance and robust security within the web environment.</w:t>
      </w:r>
    </w:p>
    <w:p w14:paraId="2DBC489B" w14:textId="6202BA63" w:rsidR="50AC54C1" w:rsidRDefault="50AC54C1" w:rsidP="00E463B0">
      <w:pPr>
        <w:rPr>
          <w:lang w:val="fr-FR"/>
        </w:rPr>
      </w:pPr>
    </w:p>
    <w:p w14:paraId="0BD31AA1" w14:textId="3727EEAB" w:rsidR="009F6390" w:rsidRPr="00DB2FCA" w:rsidRDefault="1C5FEB82" w:rsidP="00E463B0">
      <w:pPr>
        <w:pStyle w:val="Heading1"/>
      </w:pPr>
      <w:r>
        <w:lastRenderedPageBreak/>
        <w:t xml:space="preserve"> </w:t>
      </w:r>
      <w:r w:rsidR="00D83861">
        <w:rPr>
          <w:lang w:val="en-US"/>
        </w:rPr>
        <w:t>DETECT REPORT &amp; METRICS</w:t>
      </w:r>
    </w:p>
    <w:p w14:paraId="54A575DD" w14:textId="0BE27295" w:rsidR="00937C3F" w:rsidRDefault="79E10C9F" w:rsidP="00E463B0">
      <w:pPr>
        <w:pStyle w:val="Heading2"/>
      </w:pPr>
      <w:bookmarkStart w:id="323" w:name="_Toc219223951"/>
      <w:bookmarkStart w:id="324" w:name="_Toc219224108"/>
      <w:bookmarkStart w:id="325" w:name="_Toc219225122"/>
      <w:bookmarkStart w:id="326" w:name="_Toc219312233"/>
      <w:bookmarkStart w:id="327" w:name="_Toc219315732"/>
      <w:bookmarkEnd w:id="255"/>
      <w:bookmarkEnd w:id="256"/>
      <w:r>
        <w:t xml:space="preserve">Development </w:t>
      </w:r>
      <w:r w:rsidR="001121AE">
        <w:t xml:space="preserve">environment </w:t>
      </w:r>
      <w:r w:rsidR="00B33860">
        <w:t>and</w:t>
      </w:r>
      <w:r w:rsidR="001121AE">
        <w:t xml:space="preserve"> tools</w:t>
      </w:r>
      <w:bookmarkEnd w:id="323"/>
      <w:bookmarkEnd w:id="324"/>
      <w:bookmarkEnd w:id="325"/>
      <w:bookmarkEnd w:id="326"/>
      <w:bookmarkEnd w:id="327"/>
    </w:p>
    <w:p w14:paraId="16ADB3CA" w14:textId="6C994997" w:rsidR="00937C3F" w:rsidRPr="00937C3F" w:rsidRDefault="2D617908" w:rsidP="00E463B0">
      <w:r w:rsidRPr="261AF263">
        <w:rPr>
          <w:lang w:val="fr-FR"/>
        </w:rPr>
        <w:t>To ensure the stability and reliability of the Online Sales Management System, the development and testing phases were conducted within a standardized technical environment.</w:t>
      </w:r>
    </w:p>
    <w:p w14:paraId="60B58366" w14:textId="1797BD41" w:rsidR="00937C3F" w:rsidRPr="00937C3F" w:rsidRDefault="2D617908" w:rsidP="00E463B0">
      <w:r w:rsidRPr="261AF263">
        <w:rPr>
          <w:lang w:val="fr-FR"/>
        </w:rPr>
        <w:t>The system was developed primarily on the Windows operating system (64-bit architecture), utilizing the .NET 8.0 SDK as the core runtime environment.</w:t>
      </w:r>
    </w:p>
    <w:p w14:paraId="4C579637" w14:textId="33443776" w:rsidR="00937C3F" w:rsidRPr="00937C3F" w:rsidRDefault="2D617908" w:rsidP="00E463B0">
      <w:r w:rsidRPr="261AF263">
        <w:rPr>
          <w:lang w:val="fr-FR"/>
        </w:rPr>
        <w:t>For the integrated development environment, Microsoft Visual Studio 2022 was selected due to its robust support for C# debugging and intelligent code completion.</w:t>
      </w:r>
    </w:p>
    <w:p w14:paraId="15D458EE" w14:textId="5B108355" w:rsidR="00937C3F" w:rsidRPr="00937C3F" w:rsidRDefault="2D617908" w:rsidP="00E463B0">
      <w:r w:rsidRPr="261AF263">
        <w:rPr>
          <w:lang w:val="fr-FR"/>
        </w:rPr>
        <w:t>Database administration and query execution were managed using SQL Server Management Studio (SSMS), allowing for direct manipulation of the SQL Server database.</w:t>
      </w:r>
    </w:p>
    <w:p w14:paraId="56146F0E" w14:textId="238B2913" w:rsidR="00937C3F" w:rsidRPr="00937C3F" w:rsidRDefault="2D617908" w:rsidP="00E463B0">
      <w:r w:rsidRPr="261AF263">
        <w:rPr>
          <w:lang w:val="fr-FR"/>
        </w:rPr>
        <w:t>Furthermore, Git and GitHub were used extensively for version control, enabling the team to track source code changes and collaborate effectively.</w:t>
      </w:r>
    </w:p>
    <w:p w14:paraId="514BE1B5" w14:textId="2CB38589" w:rsidR="00937C3F" w:rsidRPr="00937C3F" w:rsidRDefault="2D617908" w:rsidP="00E463B0">
      <w:r w:rsidRPr="261AF263">
        <w:rPr>
          <w:lang w:val="fr-FR"/>
        </w:rPr>
        <w:t>Finally, the user interface design and system modeling were supported by Figma for wireframing and external UML tools for architectural diagramming.</w:t>
      </w:r>
    </w:p>
    <w:p w14:paraId="1EB1C984" w14:textId="3CCDE3D3" w:rsidR="00937C3F" w:rsidRPr="00937C3F" w:rsidRDefault="24B1BFB6" w:rsidP="00E463B0">
      <w:pPr>
        <w:pStyle w:val="Heading2"/>
      </w:pPr>
      <w:bookmarkStart w:id="328" w:name="_Toc219223952"/>
      <w:bookmarkStart w:id="329" w:name="_Toc219224109"/>
      <w:bookmarkStart w:id="330" w:name="_Toc219225123"/>
      <w:bookmarkStart w:id="331" w:name="_Toc219312234"/>
      <w:bookmarkStart w:id="332" w:name="_Toc219315733"/>
      <w:r w:rsidRPr="43279432">
        <w:t xml:space="preserve">Step-by-Step </w:t>
      </w:r>
      <w:r w:rsidR="001121AE" w:rsidRPr="43279432">
        <w:t>installation guide</w:t>
      </w:r>
      <w:bookmarkEnd w:id="328"/>
      <w:bookmarkEnd w:id="329"/>
      <w:bookmarkEnd w:id="330"/>
      <w:bookmarkEnd w:id="331"/>
      <w:bookmarkEnd w:id="332"/>
    </w:p>
    <w:p w14:paraId="759C570A" w14:textId="27A0F113" w:rsidR="00937C3F" w:rsidRDefault="0402720C" w:rsidP="00E463B0">
      <w:r w:rsidRPr="43279432">
        <w:t xml:space="preserve">To successfully deploy and execute the Online Sales Management System on a local machine, the following installation procedure must be strictly </w:t>
      </w:r>
      <w:bookmarkStart w:id="333" w:name="_Int_b5YaZmB5"/>
      <w:r w:rsidRPr="43279432">
        <w:t xml:space="preserve">followed </w:t>
      </w:r>
      <w:r w:rsidR="150D52A6" w:rsidRPr="43279432">
        <w:t>.</w:t>
      </w:r>
      <w:bookmarkEnd w:id="333"/>
    </w:p>
    <w:p w14:paraId="3192C4BD" w14:textId="33DE5D8F" w:rsidR="00937C3F" w:rsidRDefault="150D52A6" w:rsidP="00E463B0">
      <w:pPr>
        <w:pStyle w:val="Heading3"/>
      </w:pPr>
      <w:bookmarkStart w:id="334" w:name="_Toc219223953"/>
      <w:bookmarkStart w:id="335" w:name="_Toc219224110"/>
      <w:bookmarkStart w:id="336" w:name="_Toc219225124"/>
      <w:bookmarkStart w:id="337" w:name="_Toc219312235"/>
      <w:bookmarkStart w:id="338" w:name="_Toc219315734"/>
      <w:r w:rsidRPr="43279432">
        <w:t xml:space="preserve">System </w:t>
      </w:r>
      <w:r w:rsidR="001121AE" w:rsidRPr="43279432">
        <w:t>preparation and source code retrieval</w:t>
      </w:r>
      <w:bookmarkEnd w:id="334"/>
      <w:bookmarkEnd w:id="335"/>
      <w:bookmarkEnd w:id="336"/>
      <w:bookmarkEnd w:id="337"/>
      <w:bookmarkEnd w:id="338"/>
    </w:p>
    <w:p w14:paraId="7D759E73" w14:textId="42F2915A" w:rsidR="00937C3F" w:rsidRDefault="150D52A6" w:rsidP="00E463B0">
      <w:r w:rsidRPr="43279432">
        <w:t>First, ensure that the development environment is fully prepared with Microsoft Visual Studio 2022 and Microsoft SQL Server installed.</w:t>
      </w:r>
    </w:p>
    <w:p w14:paraId="25B9891F" w14:textId="7E16A51E" w:rsidR="00937C3F" w:rsidRDefault="150D52A6" w:rsidP="00E463B0">
      <w:r w:rsidRPr="43279432">
        <w:t>Next, launch Visual Studio 2022 and select the "Clone a repository" option from the startup window.</w:t>
      </w:r>
    </w:p>
    <w:p w14:paraId="26849C5C" w14:textId="45C9739F" w:rsidR="00937C3F" w:rsidRDefault="150D52A6" w:rsidP="00E463B0">
      <w:r w:rsidRPr="43279432">
        <w:t>Then, enter the URL of the project's GitHub repository into the provided field and click "Clone" to download the source code to the local machine.</w:t>
      </w:r>
    </w:p>
    <w:p w14:paraId="4E84C007" w14:textId="77777777" w:rsidR="00CB465F" w:rsidRDefault="00CB465F" w:rsidP="00E463B0">
      <w:pPr>
        <w:keepNext/>
        <w:ind w:firstLine="0"/>
        <w:jc w:val="center"/>
      </w:pPr>
      <w:r>
        <w:rPr>
          <w:noProof/>
        </w:rPr>
        <w:lastRenderedPageBreak/>
        <w:drawing>
          <wp:inline distT="0" distB="0" distL="0" distR="0" wp14:anchorId="2DB76BB3" wp14:editId="4792E071">
            <wp:extent cx="6120130" cy="4054705"/>
            <wp:effectExtent l="0" t="0" r="0" b="3175"/>
            <wp:docPr id="706869301"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69301" name="drawing" descr="A screenshot of a computer&#10;&#10;AI-generated content may be incorrect."/>
                    <pic:cNvPicPr/>
                  </pic:nvPicPr>
                  <pic:blipFill>
                    <a:blip r:embed="rId46">
                      <a:extLst>
                        <a:ext uri="{28A0092B-C50C-407E-A947-70E740481C1C}">
                          <a14:useLocalDpi xmlns:a14="http://schemas.microsoft.com/office/drawing/2010/main"/>
                        </a:ext>
                      </a:extLst>
                    </a:blip>
                    <a:stretch>
                      <a:fillRect/>
                    </a:stretch>
                  </pic:blipFill>
                  <pic:spPr>
                    <a:xfrm>
                      <a:off x="0" y="0"/>
                      <a:ext cx="6120130" cy="4054705"/>
                    </a:xfrm>
                    <a:prstGeom prst="rect">
                      <a:avLst/>
                    </a:prstGeom>
                  </pic:spPr>
                </pic:pic>
              </a:graphicData>
            </a:graphic>
          </wp:inline>
        </w:drawing>
      </w:r>
    </w:p>
    <w:p w14:paraId="2A7CC72E" w14:textId="564EA4F8" w:rsidR="00937C3F" w:rsidRDefault="00CB465F" w:rsidP="004608B6">
      <w:pPr>
        <w:pStyle w:val="Caption"/>
      </w:pPr>
      <w:bookmarkStart w:id="339" w:name="_Toc219315519"/>
      <w:r>
        <w:t xml:space="preserve">Figure </w:t>
      </w:r>
      <w:r>
        <w:fldChar w:fldCharType="begin"/>
      </w:r>
      <w:r>
        <w:instrText>STYLEREF 2 \s</w:instrText>
      </w:r>
      <w:r>
        <w:fldChar w:fldCharType="separate"/>
      </w:r>
      <w:r w:rsidR="00FE47B3">
        <w:rPr>
          <w:noProof/>
          <w:cs/>
        </w:rPr>
        <w:t>‎</w:t>
      </w:r>
      <w:r w:rsidR="00FE47B3">
        <w:rPr>
          <w:noProof/>
        </w:rPr>
        <w:t>4.2</w:t>
      </w:r>
      <w:r>
        <w:fldChar w:fldCharType="end"/>
      </w:r>
      <w:r w:rsidR="00B04F6E">
        <w:noBreakHyphen/>
      </w:r>
      <w:r>
        <w:fldChar w:fldCharType="begin"/>
      </w:r>
      <w:r>
        <w:instrText>SEQ Figure \* ARABIC \s 2</w:instrText>
      </w:r>
      <w:r>
        <w:fldChar w:fldCharType="separate"/>
      </w:r>
      <w:r w:rsidR="00FE47B3">
        <w:rPr>
          <w:noProof/>
        </w:rPr>
        <w:t>1</w:t>
      </w:r>
      <w:r>
        <w:fldChar w:fldCharType="end"/>
      </w:r>
      <w:r>
        <w:t xml:space="preserve">: </w:t>
      </w:r>
      <w:r w:rsidRPr="00A75EC0">
        <w:t xml:space="preserve">Cloning the </w:t>
      </w:r>
      <w:r w:rsidR="00C15DA3" w:rsidRPr="00A75EC0">
        <w:t>project repository in visual studio</w:t>
      </w:r>
      <w:bookmarkEnd w:id="339"/>
    </w:p>
    <w:p w14:paraId="5FB0E51A" w14:textId="6458AFAC" w:rsidR="00937C3F" w:rsidRDefault="281E0A27" w:rsidP="00E463B0">
      <w:r w:rsidRPr="43279432">
        <w:t>Once the cloning process is complete, the solution file (.sln) will open automatically. The Solution Explorer window will display the project's hierarchical structure, including critical directories such as Areas, Controllers, Services, and Views, confirming that the source code has been loaded successfully.</w:t>
      </w:r>
    </w:p>
    <w:p w14:paraId="2C069B7E" w14:textId="77777777" w:rsidR="00CC5003" w:rsidRDefault="00CC5003" w:rsidP="00E463B0">
      <w:pPr>
        <w:keepNext/>
        <w:ind w:firstLine="0"/>
        <w:jc w:val="center"/>
      </w:pPr>
      <w:r>
        <w:rPr>
          <w:noProof/>
        </w:rPr>
        <w:lastRenderedPageBreak/>
        <w:drawing>
          <wp:inline distT="0" distB="0" distL="0" distR="0" wp14:anchorId="31C25E07" wp14:editId="00F417B0">
            <wp:extent cx="3915321" cy="3905795"/>
            <wp:effectExtent l="0" t="0" r="0" b="0"/>
            <wp:docPr id="504475367"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75367" name="drawing" descr="A screenshot of a computer&#10;&#10;AI-generated content may be incorrect."/>
                    <pic:cNvPicPr/>
                  </pic:nvPicPr>
                  <pic:blipFill>
                    <a:blip r:embed="rId47">
                      <a:extLst>
                        <a:ext uri="{28A0092B-C50C-407E-A947-70E740481C1C}">
                          <a14:useLocalDpi xmlns:a14="http://schemas.microsoft.com/office/drawing/2010/main"/>
                        </a:ext>
                      </a:extLst>
                    </a:blip>
                    <a:stretch>
                      <a:fillRect/>
                    </a:stretch>
                  </pic:blipFill>
                  <pic:spPr>
                    <a:xfrm>
                      <a:off x="0" y="0"/>
                      <a:ext cx="3915321" cy="3905795"/>
                    </a:xfrm>
                    <a:prstGeom prst="rect">
                      <a:avLst/>
                    </a:prstGeom>
                  </pic:spPr>
                </pic:pic>
              </a:graphicData>
            </a:graphic>
          </wp:inline>
        </w:drawing>
      </w:r>
    </w:p>
    <w:p w14:paraId="4BA40B01" w14:textId="702E2DF5" w:rsidR="00937C3F" w:rsidRPr="00CC5003" w:rsidRDefault="00CC5003" w:rsidP="004608B6">
      <w:pPr>
        <w:pStyle w:val="Caption"/>
      </w:pPr>
      <w:bookmarkStart w:id="340" w:name="_Toc219315520"/>
      <w:r w:rsidRPr="00CC5003">
        <w:t xml:space="preserve">Figure </w:t>
      </w:r>
      <w:r>
        <w:fldChar w:fldCharType="begin"/>
      </w:r>
      <w:r>
        <w:instrText>STYLEREF 2 \s</w:instrText>
      </w:r>
      <w:r>
        <w:fldChar w:fldCharType="separate"/>
      </w:r>
      <w:r w:rsidR="00FE47B3">
        <w:rPr>
          <w:noProof/>
          <w:cs/>
        </w:rPr>
        <w:t>‎</w:t>
      </w:r>
      <w:r w:rsidR="00FE47B3">
        <w:rPr>
          <w:noProof/>
        </w:rPr>
        <w:t>4.2</w:t>
      </w:r>
      <w:r>
        <w:fldChar w:fldCharType="end"/>
      </w:r>
      <w:r w:rsidR="00B04F6E">
        <w:noBreakHyphen/>
      </w:r>
      <w:r>
        <w:fldChar w:fldCharType="begin"/>
      </w:r>
      <w:r>
        <w:instrText>SEQ Figure \* ARABIC \s 2</w:instrText>
      </w:r>
      <w:r>
        <w:fldChar w:fldCharType="separate"/>
      </w:r>
      <w:r w:rsidR="00FE47B3">
        <w:rPr>
          <w:noProof/>
        </w:rPr>
        <w:t>2</w:t>
      </w:r>
      <w:r>
        <w:fldChar w:fldCharType="end"/>
      </w:r>
      <w:r w:rsidRPr="00CC5003">
        <w:t xml:space="preserve">: Project </w:t>
      </w:r>
      <w:r w:rsidR="00C15DA3" w:rsidRPr="00CC5003">
        <w:t>structure in solution explorer</w:t>
      </w:r>
      <w:bookmarkEnd w:id="340"/>
    </w:p>
    <w:p w14:paraId="60A3316E" w14:textId="120404DD" w:rsidR="00AE0DDE" w:rsidRDefault="5C66D3F4" w:rsidP="00E463B0">
      <w:pPr>
        <w:pStyle w:val="Heading3"/>
      </w:pPr>
      <w:bookmarkStart w:id="341" w:name="_Toc219223954"/>
      <w:bookmarkStart w:id="342" w:name="_Toc219224111"/>
      <w:bookmarkStart w:id="343" w:name="_Toc219225125"/>
      <w:bookmarkStart w:id="344" w:name="_Toc219312236"/>
      <w:bookmarkStart w:id="345" w:name="_Toc219315735"/>
      <w:r w:rsidRPr="43279432">
        <w:t xml:space="preserve">Database </w:t>
      </w:r>
      <w:r w:rsidR="001121AE" w:rsidRPr="43279432">
        <w:t>configuratio</w:t>
      </w:r>
      <w:r w:rsidRPr="43279432">
        <w:t>n</w:t>
      </w:r>
      <w:bookmarkEnd w:id="341"/>
      <w:bookmarkEnd w:id="342"/>
      <w:bookmarkEnd w:id="343"/>
      <w:bookmarkEnd w:id="344"/>
      <w:bookmarkEnd w:id="345"/>
    </w:p>
    <w:p w14:paraId="2BA3ECE9" w14:textId="682EA600" w:rsidR="00AE0DDE" w:rsidRPr="00AE0DDE" w:rsidRDefault="56D487BD" w:rsidP="00E463B0">
      <w:r w:rsidRPr="43279432">
        <w:t>To</w:t>
      </w:r>
      <w:r w:rsidR="00AE0DDE">
        <w:t xml:space="preserve"> </w:t>
      </w:r>
      <w:r w:rsidRPr="43279432">
        <w:t>establish a connection between the application and the local database, the configuration file must be updated to reflect the host environment.</w:t>
      </w:r>
    </w:p>
    <w:p w14:paraId="02832E33" w14:textId="77777777" w:rsidR="00AE0DDE" w:rsidRDefault="56D487BD" w:rsidP="00E463B0">
      <w:r w:rsidRPr="43279432">
        <w:t>Open the appsettings.json file located in the root directory of the project.</w:t>
      </w:r>
    </w:p>
    <w:p w14:paraId="23EFD203" w14:textId="610B1DCD" w:rsidR="00937C3F" w:rsidRDefault="56D487BD" w:rsidP="00E463B0">
      <w:r w:rsidRPr="43279432">
        <w:t>Locate the ConnectionStrings section and modify the "DefaultConnection" value to match the server name of your local SQL Server instance (e.g., Server=THDAT).</w:t>
      </w:r>
    </w:p>
    <w:p w14:paraId="75E57D98" w14:textId="77777777" w:rsidR="00AE0DDE" w:rsidRDefault="00AE0DDE" w:rsidP="00E463B0">
      <w:pPr>
        <w:keepNext/>
        <w:ind w:firstLine="0"/>
        <w:jc w:val="center"/>
      </w:pPr>
      <w:r>
        <w:rPr>
          <w:noProof/>
        </w:rPr>
        <w:drawing>
          <wp:inline distT="0" distB="0" distL="0" distR="0" wp14:anchorId="235234CA" wp14:editId="493831B0">
            <wp:extent cx="5991225" cy="1323975"/>
            <wp:effectExtent l="0" t="0" r="0" b="0"/>
            <wp:docPr id="1777514338" name="drawing"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14338" name="drawing" descr="A screen shot of a computer&#10;&#10;AI-generated content may be incorrect."/>
                    <pic:cNvPicPr/>
                  </pic:nvPicPr>
                  <pic:blipFill>
                    <a:blip r:embed="rId48">
                      <a:extLst>
                        <a:ext uri="{28A0092B-C50C-407E-A947-70E740481C1C}">
                          <a14:useLocalDpi xmlns:a14="http://schemas.microsoft.com/office/drawing/2010/main"/>
                        </a:ext>
                      </a:extLst>
                    </a:blip>
                    <a:stretch>
                      <a:fillRect/>
                    </a:stretch>
                  </pic:blipFill>
                  <pic:spPr>
                    <a:xfrm>
                      <a:off x="0" y="0"/>
                      <a:ext cx="5991225" cy="1323975"/>
                    </a:xfrm>
                    <a:prstGeom prst="rect">
                      <a:avLst/>
                    </a:prstGeom>
                  </pic:spPr>
                </pic:pic>
              </a:graphicData>
            </a:graphic>
          </wp:inline>
        </w:drawing>
      </w:r>
    </w:p>
    <w:p w14:paraId="0200B6C2" w14:textId="276E33A9" w:rsidR="00937C3F" w:rsidRPr="00AE0DDE" w:rsidRDefault="00AE0DDE" w:rsidP="004608B6">
      <w:pPr>
        <w:pStyle w:val="Caption"/>
      </w:pPr>
      <w:bookmarkStart w:id="346" w:name="_Toc219315521"/>
      <w:r w:rsidRPr="00AE0DDE">
        <w:t xml:space="preserve">Figure </w:t>
      </w:r>
      <w:r>
        <w:fldChar w:fldCharType="begin"/>
      </w:r>
      <w:r>
        <w:instrText>STYLEREF 2 \s</w:instrText>
      </w:r>
      <w:r>
        <w:fldChar w:fldCharType="separate"/>
      </w:r>
      <w:r w:rsidR="00FE47B3">
        <w:rPr>
          <w:noProof/>
          <w:cs/>
        </w:rPr>
        <w:t>‎</w:t>
      </w:r>
      <w:r w:rsidR="00FE47B3">
        <w:rPr>
          <w:noProof/>
        </w:rPr>
        <w:t>4.2</w:t>
      </w:r>
      <w:r>
        <w:fldChar w:fldCharType="end"/>
      </w:r>
      <w:r w:rsidR="00B04F6E">
        <w:noBreakHyphen/>
      </w:r>
      <w:r>
        <w:fldChar w:fldCharType="begin"/>
      </w:r>
      <w:r>
        <w:instrText>SEQ Figure \* ARABIC \s 2</w:instrText>
      </w:r>
      <w:r>
        <w:fldChar w:fldCharType="separate"/>
      </w:r>
      <w:r w:rsidR="00FE47B3">
        <w:rPr>
          <w:noProof/>
        </w:rPr>
        <w:t>3</w:t>
      </w:r>
      <w:r>
        <w:fldChar w:fldCharType="end"/>
      </w:r>
      <w:r w:rsidRPr="00AE0DDE">
        <w:t xml:space="preserve">: Connection </w:t>
      </w:r>
      <w:r w:rsidR="00C15DA3" w:rsidRPr="00AE0DDE">
        <w:t>string configuration in appsettings.json</w:t>
      </w:r>
      <w:bookmarkEnd w:id="346"/>
    </w:p>
    <w:p w14:paraId="25A43395" w14:textId="2F6ED7A2" w:rsidR="00937C3F" w:rsidRDefault="68DB88A8" w:rsidP="00E463B0">
      <w:pPr>
        <w:pStyle w:val="Heading3"/>
      </w:pPr>
      <w:bookmarkStart w:id="347" w:name="_Toc219223955"/>
      <w:bookmarkStart w:id="348" w:name="_Toc219224112"/>
      <w:bookmarkStart w:id="349" w:name="_Toc219225126"/>
      <w:bookmarkStart w:id="350" w:name="_Toc219312237"/>
      <w:bookmarkStart w:id="351" w:name="_Toc219315736"/>
      <w:r w:rsidRPr="43279432">
        <w:t xml:space="preserve">Database </w:t>
      </w:r>
      <w:r w:rsidR="001121AE" w:rsidRPr="43279432">
        <w:t xml:space="preserve">initialization </w:t>
      </w:r>
      <w:r w:rsidR="00A347A9">
        <w:t xml:space="preserve">using </w:t>
      </w:r>
      <w:r w:rsidR="001121AE" w:rsidRPr="43279432">
        <w:t>migrations</w:t>
      </w:r>
      <w:bookmarkEnd w:id="347"/>
      <w:bookmarkEnd w:id="348"/>
      <w:bookmarkEnd w:id="349"/>
      <w:bookmarkEnd w:id="350"/>
      <w:bookmarkEnd w:id="351"/>
    </w:p>
    <w:p w14:paraId="491BC997" w14:textId="77777777" w:rsidR="00AE0DDE" w:rsidRDefault="68DB88A8" w:rsidP="00E463B0">
      <w:r w:rsidRPr="43279432">
        <w:t>Since the project utilizes the Entity Framework Core Code-First approach, the database schema must be generated from the C# models.</w:t>
      </w:r>
    </w:p>
    <w:p w14:paraId="2ED1D655" w14:textId="77777777" w:rsidR="00AE0DDE" w:rsidRDefault="68DB88A8" w:rsidP="00E463B0">
      <w:r w:rsidRPr="43279432">
        <w:lastRenderedPageBreak/>
        <w:t>Navigate to the "Tools" menu, select "NuGet Package Manager", and click on "Package Manager Console".</w:t>
      </w:r>
    </w:p>
    <w:p w14:paraId="5D628286" w14:textId="7C3F98B2" w:rsidR="00937C3F" w:rsidRDefault="68DB88A8" w:rsidP="00E463B0">
      <w:r w:rsidRPr="43279432">
        <w:t>In the console window, execute the command Update-Database to apply the migrations and create the database tables.</w:t>
      </w:r>
    </w:p>
    <w:p w14:paraId="2783B6B6" w14:textId="77777777" w:rsidR="00AE0DDE" w:rsidRDefault="00AE0DDE" w:rsidP="00E463B0">
      <w:pPr>
        <w:keepNext/>
        <w:ind w:firstLine="0"/>
        <w:jc w:val="center"/>
      </w:pPr>
      <w:r>
        <w:rPr>
          <w:noProof/>
        </w:rPr>
        <w:drawing>
          <wp:inline distT="0" distB="0" distL="0" distR="0" wp14:anchorId="0CFC2AB1" wp14:editId="7BF5620F">
            <wp:extent cx="6120130" cy="2246269"/>
            <wp:effectExtent l="0" t="0" r="0" b="1905"/>
            <wp:docPr id="1150379187" name="drawing"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79187" name="drawing" descr="A screenshot of a computer program&#10;&#10;AI-generated content may be incorrect."/>
                    <pic:cNvPicPr/>
                  </pic:nvPicPr>
                  <pic:blipFill>
                    <a:blip r:embed="rId49">
                      <a:extLst>
                        <a:ext uri="{28A0092B-C50C-407E-A947-70E740481C1C}">
                          <a14:useLocalDpi xmlns:a14="http://schemas.microsoft.com/office/drawing/2010/main"/>
                        </a:ext>
                      </a:extLst>
                    </a:blip>
                    <a:stretch>
                      <a:fillRect/>
                    </a:stretch>
                  </pic:blipFill>
                  <pic:spPr>
                    <a:xfrm>
                      <a:off x="0" y="0"/>
                      <a:ext cx="6120130" cy="2246269"/>
                    </a:xfrm>
                    <a:prstGeom prst="rect">
                      <a:avLst/>
                    </a:prstGeom>
                  </pic:spPr>
                </pic:pic>
              </a:graphicData>
            </a:graphic>
          </wp:inline>
        </w:drawing>
      </w:r>
    </w:p>
    <w:p w14:paraId="1BF8E39D" w14:textId="51B361CA" w:rsidR="00937C3F" w:rsidRPr="00AE0DDE" w:rsidRDefault="00AE0DDE" w:rsidP="004608B6">
      <w:pPr>
        <w:pStyle w:val="Caption"/>
      </w:pPr>
      <w:bookmarkStart w:id="352" w:name="_Toc219315522"/>
      <w:r w:rsidRPr="00AE0DDE">
        <w:t xml:space="preserve">Figure </w:t>
      </w:r>
      <w:r>
        <w:fldChar w:fldCharType="begin"/>
      </w:r>
      <w:r>
        <w:instrText>STYLEREF 2 \s</w:instrText>
      </w:r>
      <w:r>
        <w:fldChar w:fldCharType="separate"/>
      </w:r>
      <w:r w:rsidR="00FE47B3">
        <w:rPr>
          <w:noProof/>
          <w:cs/>
        </w:rPr>
        <w:t>‎</w:t>
      </w:r>
      <w:r w:rsidR="00FE47B3">
        <w:rPr>
          <w:noProof/>
        </w:rPr>
        <w:t>4.2</w:t>
      </w:r>
      <w:r>
        <w:fldChar w:fldCharType="end"/>
      </w:r>
      <w:r w:rsidR="00B04F6E">
        <w:noBreakHyphen/>
      </w:r>
      <w:r>
        <w:fldChar w:fldCharType="begin"/>
      </w:r>
      <w:r>
        <w:instrText>SEQ Figure \* ARABIC \s 2</w:instrText>
      </w:r>
      <w:r>
        <w:fldChar w:fldCharType="separate"/>
      </w:r>
      <w:r w:rsidR="00FE47B3">
        <w:rPr>
          <w:noProof/>
        </w:rPr>
        <w:t>4</w:t>
      </w:r>
      <w:r>
        <w:fldChar w:fldCharType="end"/>
      </w:r>
      <w:r w:rsidRPr="00AE0DDE">
        <w:t xml:space="preserve">: Applying </w:t>
      </w:r>
      <w:r w:rsidR="00C15DA3" w:rsidRPr="00AE0DDE">
        <w:t>migrations via package manager console</w:t>
      </w:r>
      <w:bookmarkEnd w:id="352"/>
    </w:p>
    <w:p w14:paraId="761119D1" w14:textId="62316B6A" w:rsidR="00937C3F" w:rsidRDefault="68DB88A8" w:rsidP="00E463B0">
      <w:r w:rsidRPr="43279432">
        <w:t>Upon successful execution, the console will display a "Done" message, indicating that the database named "OnlineSalesDB" has been created (or updated) in SQL Server Management Studio.</w:t>
      </w:r>
    </w:p>
    <w:p w14:paraId="1CA82D2E" w14:textId="36444176" w:rsidR="00937C3F" w:rsidRDefault="222D1BA3" w:rsidP="00E463B0">
      <w:pPr>
        <w:pStyle w:val="Heading3"/>
      </w:pPr>
      <w:bookmarkStart w:id="353" w:name="_Toc219223956"/>
      <w:bookmarkStart w:id="354" w:name="_Toc219224113"/>
      <w:bookmarkStart w:id="355" w:name="_Toc219225127"/>
      <w:bookmarkStart w:id="356" w:name="_Toc219312238"/>
      <w:bookmarkStart w:id="357" w:name="_Toc219315737"/>
      <w:r w:rsidRPr="43279432">
        <w:t xml:space="preserve">Running </w:t>
      </w:r>
      <w:r w:rsidR="001121AE" w:rsidRPr="43279432">
        <w:t>the application</w:t>
      </w:r>
      <w:bookmarkEnd w:id="353"/>
      <w:bookmarkEnd w:id="354"/>
      <w:bookmarkEnd w:id="355"/>
      <w:bookmarkEnd w:id="356"/>
      <w:bookmarkEnd w:id="357"/>
    </w:p>
    <w:p w14:paraId="7C8C5EF6" w14:textId="77777777" w:rsidR="00AE0DDE" w:rsidRDefault="222D1BA3" w:rsidP="00E463B0">
      <w:r w:rsidRPr="43279432">
        <w:t>Finally, to launch the application, press the green "Run" button (or press the F5 key) located in the Visual Studio toolbar.</w:t>
      </w:r>
    </w:p>
    <w:p w14:paraId="4BA8615C" w14:textId="77777777" w:rsidR="00AE0DDE" w:rsidRDefault="222D1BA3" w:rsidP="00E463B0">
      <w:r w:rsidRPr="43279432">
        <w:t>The system will compile the latest build, start the local web server (IIS Express), and automatically open the default web browser.</w:t>
      </w:r>
    </w:p>
    <w:p w14:paraId="0543C6F5" w14:textId="7840090E" w:rsidR="00937C3F" w:rsidRDefault="222D1BA3" w:rsidP="00E463B0">
      <w:r w:rsidRPr="43279432">
        <w:t>The application will navigate to the Login Page, indicating that the server is running correctly and ready to accept user credentials.</w:t>
      </w:r>
    </w:p>
    <w:p w14:paraId="4C7BA362" w14:textId="06FD4AD3" w:rsidR="00477FC3" w:rsidRDefault="00477FC3" w:rsidP="00E463B0">
      <w:pPr>
        <w:keepNext/>
        <w:ind w:firstLine="0"/>
        <w:jc w:val="center"/>
      </w:pPr>
      <w:r>
        <w:rPr>
          <w:noProof/>
        </w:rPr>
        <w:lastRenderedPageBreak/>
        <w:drawing>
          <wp:inline distT="0" distB="0" distL="0" distR="0" wp14:anchorId="3E2C46DC" wp14:editId="057FF2F3">
            <wp:extent cx="6120130" cy="2903017"/>
            <wp:effectExtent l="0" t="0" r="0" b="0"/>
            <wp:docPr id="2067459349" name="drawing" descr="A person working on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59349" name="drawing" descr="A person working on a computer&#10;&#10;AI-generated content may be incorrect."/>
                    <pic:cNvPicPr/>
                  </pic:nvPicPr>
                  <pic:blipFill>
                    <a:blip r:embed="rId50">
                      <a:extLst>
                        <a:ext uri="{28A0092B-C50C-407E-A947-70E740481C1C}">
                          <a14:useLocalDpi xmlns:a14="http://schemas.microsoft.com/office/drawing/2010/main"/>
                        </a:ext>
                      </a:extLst>
                    </a:blip>
                    <a:stretch>
                      <a:fillRect/>
                    </a:stretch>
                  </pic:blipFill>
                  <pic:spPr>
                    <a:xfrm>
                      <a:off x="0" y="0"/>
                      <a:ext cx="6120130" cy="2903017"/>
                    </a:xfrm>
                    <a:prstGeom prst="rect">
                      <a:avLst/>
                    </a:prstGeom>
                  </pic:spPr>
                </pic:pic>
              </a:graphicData>
            </a:graphic>
          </wp:inline>
        </w:drawing>
      </w:r>
    </w:p>
    <w:p w14:paraId="014807D3" w14:textId="51D706B7" w:rsidR="00937C3F" w:rsidRPr="00477FC3" w:rsidRDefault="00477FC3" w:rsidP="004608B6">
      <w:pPr>
        <w:pStyle w:val="Caption"/>
      </w:pPr>
      <w:bookmarkStart w:id="358" w:name="_Toc219315523"/>
      <w:r w:rsidRPr="00477FC3">
        <w:t xml:space="preserve">Figure </w:t>
      </w:r>
      <w:r>
        <w:fldChar w:fldCharType="begin"/>
      </w:r>
      <w:r>
        <w:instrText>STYLEREF 2 \s</w:instrText>
      </w:r>
      <w:r>
        <w:fldChar w:fldCharType="separate"/>
      </w:r>
      <w:r w:rsidR="00FE47B3">
        <w:rPr>
          <w:noProof/>
          <w:cs/>
        </w:rPr>
        <w:t>‎</w:t>
      </w:r>
      <w:r w:rsidR="00FE47B3">
        <w:rPr>
          <w:noProof/>
        </w:rPr>
        <w:t>4.2</w:t>
      </w:r>
      <w:r>
        <w:fldChar w:fldCharType="end"/>
      </w:r>
      <w:r w:rsidR="00B04F6E">
        <w:noBreakHyphen/>
      </w:r>
      <w:r>
        <w:fldChar w:fldCharType="begin"/>
      </w:r>
      <w:r>
        <w:instrText>SEQ Figure \* ARABIC \s 2</w:instrText>
      </w:r>
      <w:r>
        <w:fldChar w:fldCharType="separate"/>
      </w:r>
      <w:r w:rsidR="00FE47B3">
        <w:rPr>
          <w:noProof/>
        </w:rPr>
        <w:t>5</w:t>
      </w:r>
      <w:r>
        <w:fldChar w:fldCharType="end"/>
      </w:r>
      <w:r w:rsidRPr="00477FC3">
        <w:t xml:space="preserve">: Application </w:t>
      </w:r>
      <w:r w:rsidR="00C15DA3" w:rsidRPr="00477FC3">
        <w:t>login interface</w:t>
      </w:r>
      <w:bookmarkEnd w:id="358"/>
    </w:p>
    <w:p w14:paraId="163E32DD" w14:textId="77777777" w:rsidR="00477FC3" w:rsidRDefault="222D1BA3" w:rsidP="00E463B0">
      <w:r w:rsidRPr="43279432">
        <w:t>Users can now log in using the administrator account (seeded in the database during migration) to verify the access rights.</w:t>
      </w:r>
    </w:p>
    <w:p w14:paraId="5FACA45D" w14:textId="04F7171C" w:rsidR="00937C3F" w:rsidRDefault="222D1BA3" w:rsidP="00E463B0">
      <w:r w:rsidRPr="43279432">
        <w:t>Upon successful authentication, the system redirects the user to the Admin Dashboard, where they can begin managing sales, inventory, and reports.</w:t>
      </w:r>
    </w:p>
    <w:p w14:paraId="4850851E" w14:textId="77777777" w:rsidR="00477FC3" w:rsidRDefault="00477FC3" w:rsidP="00E463B0">
      <w:pPr>
        <w:keepNext/>
        <w:ind w:firstLine="0"/>
        <w:jc w:val="center"/>
      </w:pPr>
      <w:r>
        <w:rPr>
          <w:noProof/>
        </w:rPr>
        <w:drawing>
          <wp:inline distT="0" distB="0" distL="0" distR="0" wp14:anchorId="62A792BE" wp14:editId="242AA06B">
            <wp:extent cx="6120130" cy="2922053"/>
            <wp:effectExtent l="0" t="0" r="0" b="0"/>
            <wp:docPr id="451563982" name="drawing"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63982" name="drawing" descr="A screenshot of a chat&#10;&#10;AI-generated content may be incorrect."/>
                    <pic:cNvPicPr/>
                  </pic:nvPicPr>
                  <pic:blipFill>
                    <a:blip r:embed="rId51">
                      <a:extLst>
                        <a:ext uri="{28A0092B-C50C-407E-A947-70E740481C1C}">
                          <a14:useLocalDpi xmlns:a14="http://schemas.microsoft.com/office/drawing/2010/main"/>
                        </a:ext>
                      </a:extLst>
                    </a:blip>
                    <a:stretch>
                      <a:fillRect/>
                    </a:stretch>
                  </pic:blipFill>
                  <pic:spPr>
                    <a:xfrm>
                      <a:off x="0" y="0"/>
                      <a:ext cx="6120130" cy="2922053"/>
                    </a:xfrm>
                    <a:prstGeom prst="rect">
                      <a:avLst/>
                    </a:prstGeom>
                  </pic:spPr>
                </pic:pic>
              </a:graphicData>
            </a:graphic>
          </wp:inline>
        </w:drawing>
      </w:r>
    </w:p>
    <w:p w14:paraId="01BD61E0" w14:textId="71142191" w:rsidR="00937C3F" w:rsidRPr="00477FC3" w:rsidRDefault="00477FC3" w:rsidP="004608B6">
      <w:pPr>
        <w:pStyle w:val="Caption"/>
      </w:pPr>
      <w:bookmarkStart w:id="359" w:name="_Toc219315524"/>
      <w:r w:rsidRPr="00477FC3">
        <w:t xml:space="preserve">Figure </w:t>
      </w:r>
      <w:r>
        <w:fldChar w:fldCharType="begin"/>
      </w:r>
      <w:r>
        <w:instrText>STYLEREF 2 \s</w:instrText>
      </w:r>
      <w:r>
        <w:fldChar w:fldCharType="separate"/>
      </w:r>
      <w:r w:rsidR="00FE47B3">
        <w:rPr>
          <w:noProof/>
          <w:cs/>
        </w:rPr>
        <w:t>‎</w:t>
      </w:r>
      <w:r w:rsidR="00FE47B3">
        <w:rPr>
          <w:noProof/>
        </w:rPr>
        <w:t>4.2</w:t>
      </w:r>
      <w:r>
        <w:fldChar w:fldCharType="end"/>
      </w:r>
      <w:r w:rsidR="00B04F6E">
        <w:noBreakHyphen/>
      </w:r>
      <w:r>
        <w:fldChar w:fldCharType="begin"/>
      </w:r>
      <w:r>
        <w:instrText>SEQ Figure \* ARABIC \s 2</w:instrText>
      </w:r>
      <w:r>
        <w:fldChar w:fldCharType="separate"/>
      </w:r>
      <w:r w:rsidR="00FE47B3">
        <w:rPr>
          <w:noProof/>
        </w:rPr>
        <w:t>6</w:t>
      </w:r>
      <w:r>
        <w:fldChar w:fldCharType="end"/>
      </w:r>
      <w:r w:rsidRPr="00477FC3">
        <w:t>: Administrato</w:t>
      </w:r>
      <w:r w:rsidR="00C15DA3" w:rsidRPr="00477FC3">
        <w:t>r dashboard overview</w:t>
      </w:r>
      <w:bookmarkEnd w:id="359"/>
    </w:p>
    <w:p w14:paraId="3024429D" w14:textId="0F823A8F" w:rsidR="00937C3F" w:rsidRDefault="59125025" w:rsidP="00E463B0">
      <w:pPr>
        <w:pStyle w:val="Heading2"/>
      </w:pPr>
      <w:bookmarkStart w:id="360" w:name="_Toc219223957"/>
      <w:bookmarkStart w:id="361" w:name="_Toc219224114"/>
      <w:bookmarkStart w:id="362" w:name="_Toc219225128"/>
      <w:bookmarkStart w:id="363" w:name="_Toc219312239"/>
      <w:bookmarkStart w:id="364" w:name="_Toc219315738"/>
      <w:r w:rsidRPr="43279432">
        <w:t xml:space="preserve">Key </w:t>
      </w:r>
      <w:r w:rsidR="001121AE" w:rsidRPr="43279432">
        <w:t xml:space="preserve">code snippets </w:t>
      </w:r>
      <w:r w:rsidR="00B33860">
        <w:t>and</w:t>
      </w:r>
      <w:r w:rsidR="001121AE" w:rsidRPr="43279432">
        <w:t xml:space="preserve"> explanation</w:t>
      </w:r>
      <w:bookmarkEnd w:id="360"/>
      <w:bookmarkEnd w:id="361"/>
      <w:bookmarkEnd w:id="362"/>
      <w:bookmarkEnd w:id="363"/>
      <w:bookmarkEnd w:id="364"/>
    </w:p>
    <w:p w14:paraId="03760762" w14:textId="77777777" w:rsidR="007A28F4" w:rsidRDefault="61301B81" w:rsidP="00E463B0">
      <w:r w:rsidRPr="43279432">
        <w:t xml:space="preserve">Among the various technical implementations in the system, the Dynamic Role-Based Access Control (RBAC) module stands out as a critical component. Unlike simple systems that use static roles , this system allows the Super Administrator to grant or revoke specific </w:t>
      </w:r>
      <w:r w:rsidRPr="43279432">
        <w:lastRenderedPageBreak/>
        <w:t>permissions (Show, Create, Edit, Delete, Approve, Export) for every distinct module dynamically.</w:t>
      </w:r>
    </w:p>
    <w:p w14:paraId="3CB4BCCB" w14:textId="4252F461" w:rsidR="00937C3F" w:rsidRDefault="61301B81" w:rsidP="00E463B0">
      <w:r w:rsidRPr="43279432">
        <w:rPr>
          <w:lang w:val="fr-FR"/>
        </w:rPr>
        <w:t>Below are the key code snippets demonstrating how this complex logic is handled on both the server-side and the client-side interface.</w:t>
      </w:r>
    </w:p>
    <w:p w14:paraId="4B589DB8" w14:textId="52EF60E6" w:rsidR="00937C3F" w:rsidRDefault="61301B81" w:rsidP="00E463B0">
      <w:pPr>
        <w:pStyle w:val="Heading3"/>
      </w:pPr>
      <w:bookmarkStart w:id="365" w:name="_Toc219223958"/>
      <w:bookmarkStart w:id="366" w:name="_Toc219224115"/>
      <w:bookmarkStart w:id="367" w:name="_Toc219225129"/>
      <w:bookmarkStart w:id="368" w:name="_Toc219312240"/>
      <w:bookmarkStart w:id="369" w:name="_Toc219315739"/>
      <w:r w:rsidRPr="43279432">
        <w:t xml:space="preserve">Backend </w:t>
      </w:r>
      <w:r w:rsidR="001121AE" w:rsidRPr="43279432">
        <w:t xml:space="preserve">permission handling </w:t>
      </w:r>
      <w:r w:rsidR="00A347A9">
        <w:t xml:space="preserve">in </w:t>
      </w:r>
      <w:r w:rsidR="001121AE" w:rsidRPr="43279432">
        <w:t>controller layer</w:t>
      </w:r>
      <w:bookmarkEnd w:id="365"/>
      <w:bookmarkEnd w:id="366"/>
      <w:bookmarkEnd w:id="367"/>
      <w:bookmarkEnd w:id="368"/>
      <w:bookmarkEnd w:id="369"/>
    </w:p>
    <w:p w14:paraId="421C2AD4" w14:textId="669CB4C4" w:rsidR="007A28F4" w:rsidRDefault="61301B81" w:rsidP="00E463B0">
      <w:r w:rsidRPr="43279432">
        <w:t>The core logic for assigning permissions is encapsulated within the AdminGroupsController.</w:t>
      </w:r>
      <w:r w:rsidR="00834577">
        <w:t xml:space="preserve"> </w:t>
      </w:r>
      <w:r w:rsidRPr="43279432">
        <w:t>Specifically, the Permissions (POST) method is responsible for translating the user's selection from the UI into database records. The code employs a transactional strategy: it first removes existing permissions for the group and then inserts the new set of selected rights. This approach ensures that the database always reflects the exact state of the UI configuration.</w:t>
      </w:r>
    </w:p>
    <w:p w14:paraId="4D60AE4E" w14:textId="13EBE441" w:rsidR="00834577" w:rsidRDefault="00834577" w:rsidP="00E463B0">
      <w:pPr>
        <w:ind w:firstLine="0"/>
        <w:jc w:val="center"/>
      </w:pPr>
      <w:r>
        <w:rPr>
          <w:noProof/>
        </w:rPr>
        <w:drawing>
          <wp:inline distT="0" distB="0" distL="0" distR="0" wp14:anchorId="5BA05F63" wp14:editId="327847A3">
            <wp:extent cx="3705742" cy="4496427"/>
            <wp:effectExtent l="0" t="0" r="0" b="0"/>
            <wp:docPr id="907188173" name="drawing"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88173" name="drawing" descr="A screen shot of a computer program&#10;&#10;AI-generated content may be incorrect."/>
                    <pic:cNvPicPr/>
                  </pic:nvPicPr>
                  <pic:blipFill>
                    <a:blip r:embed="rId52">
                      <a:extLst>
                        <a:ext uri="{28A0092B-C50C-407E-A947-70E740481C1C}">
                          <a14:useLocalDpi xmlns:a14="http://schemas.microsoft.com/office/drawing/2010/main"/>
                        </a:ext>
                      </a:extLst>
                    </a:blip>
                    <a:stretch>
                      <a:fillRect/>
                    </a:stretch>
                  </pic:blipFill>
                  <pic:spPr>
                    <a:xfrm>
                      <a:off x="0" y="0"/>
                      <a:ext cx="3705742" cy="4496427"/>
                    </a:xfrm>
                    <a:prstGeom prst="rect">
                      <a:avLst/>
                    </a:prstGeom>
                  </pic:spPr>
                </pic:pic>
              </a:graphicData>
            </a:graphic>
          </wp:inline>
        </w:drawing>
      </w:r>
    </w:p>
    <w:p w14:paraId="1AF72F57" w14:textId="6C4BE7CC" w:rsidR="00937C3F" w:rsidRPr="007A28F4" w:rsidRDefault="007A28F4" w:rsidP="004608B6">
      <w:pPr>
        <w:pStyle w:val="Caption"/>
      </w:pPr>
      <w:bookmarkStart w:id="370" w:name="_Toc219315525"/>
      <w:r w:rsidRPr="007A28F4">
        <w:t xml:space="preserve">Figure </w:t>
      </w:r>
      <w:r>
        <w:fldChar w:fldCharType="begin"/>
      </w:r>
      <w:r>
        <w:instrText>STYLEREF 2 \s</w:instrText>
      </w:r>
      <w:r>
        <w:fldChar w:fldCharType="separate"/>
      </w:r>
      <w:r w:rsidR="00FE47B3">
        <w:rPr>
          <w:noProof/>
          <w:cs/>
        </w:rPr>
        <w:t>‎</w:t>
      </w:r>
      <w:r w:rsidR="00FE47B3">
        <w:rPr>
          <w:noProof/>
        </w:rPr>
        <w:t>4.3</w:t>
      </w:r>
      <w:r>
        <w:fldChar w:fldCharType="end"/>
      </w:r>
      <w:r w:rsidR="00B04F6E">
        <w:noBreakHyphen/>
      </w:r>
      <w:r>
        <w:fldChar w:fldCharType="begin"/>
      </w:r>
      <w:r>
        <w:instrText>SEQ Figure \* ARABIC \s 2</w:instrText>
      </w:r>
      <w:r>
        <w:fldChar w:fldCharType="separate"/>
      </w:r>
      <w:r w:rsidR="00FE47B3">
        <w:rPr>
          <w:noProof/>
        </w:rPr>
        <w:t>1</w:t>
      </w:r>
      <w:r>
        <w:fldChar w:fldCharType="end"/>
      </w:r>
      <w:r w:rsidRPr="007A28F4">
        <w:t xml:space="preserve">: Controller </w:t>
      </w:r>
      <w:r w:rsidR="00C15DA3" w:rsidRPr="007A28F4">
        <w:t>layer code</w:t>
      </w:r>
      <w:bookmarkEnd w:id="370"/>
    </w:p>
    <w:p w14:paraId="0F3FC7A4" w14:textId="31069C33" w:rsidR="00937C3F" w:rsidRDefault="61107A7B" w:rsidP="00E463B0">
      <w:r w:rsidRPr="43279432">
        <w:t xml:space="preserve">Explanation: This snippet demonstrates high-level security coding practices. It includes the [PermissionAuthorize] attribute to protect the endpoint itself, checks for critical roles </w:t>
      </w:r>
      <w:r w:rsidRPr="43279432">
        <w:lastRenderedPageBreak/>
        <w:t>(Super Admin protection) to prevent system lockouts, and efficiently handles batch database updates using Entity Framework Core.</w:t>
      </w:r>
    </w:p>
    <w:p w14:paraId="7A6B9A02" w14:textId="600EE300" w:rsidR="00937C3F" w:rsidRDefault="61107A7B" w:rsidP="00E463B0">
      <w:pPr>
        <w:pStyle w:val="Heading3"/>
      </w:pPr>
      <w:bookmarkStart w:id="371" w:name="_Toc219223959"/>
      <w:bookmarkStart w:id="372" w:name="_Toc219224116"/>
      <w:bookmarkStart w:id="373" w:name="_Toc219225130"/>
      <w:bookmarkStart w:id="374" w:name="_Toc219312241"/>
      <w:bookmarkStart w:id="375" w:name="_Toc219315740"/>
      <w:r w:rsidRPr="43279432">
        <w:t xml:space="preserve">Dynamic </w:t>
      </w:r>
      <w:r w:rsidR="001121AE" w:rsidRPr="43279432">
        <w:t>permission matrix</w:t>
      </w:r>
      <w:r w:rsidR="00A347A9">
        <w:t xml:space="preserve"> in </w:t>
      </w:r>
      <w:r w:rsidR="001121AE" w:rsidRPr="43279432">
        <w:t>presentation layer</w:t>
      </w:r>
      <w:bookmarkEnd w:id="371"/>
      <w:bookmarkEnd w:id="372"/>
      <w:bookmarkEnd w:id="373"/>
      <w:bookmarkEnd w:id="374"/>
      <w:bookmarkEnd w:id="375"/>
    </w:p>
    <w:p w14:paraId="0D3B7DAB" w14:textId="3F9290FA" w:rsidR="00937C3F" w:rsidRDefault="61107A7B" w:rsidP="00E463B0">
      <w:r w:rsidRPr="43279432">
        <w:t>To provide an intuitive user experience, the permission interface is rendered as a matrix table. The Razor View (Permissions.cshtml) dynamically generates rows for each system module. It utilizes nested loops and HTML helpers to bind the checkboxes directly to the View Model, allowing the data to be posted back to the server seamlessly.</w:t>
      </w:r>
    </w:p>
    <w:p w14:paraId="1C34C75D" w14:textId="77777777" w:rsidR="001A0ADF" w:rsidRDefault="001A0ADF" w:rsidP="00E463B0">
      <w:pPr>
        <w:keepNext/>
        <w:ind w:firstLine="0"/>
        <w:jc w:val="center"/>
      </w:pPr>
      <w:bookmarkStart w:id="376" w:name="_Toc219223960"/>
      <w:r>
        <w:rPr>
          <w:noProof/>
        </w:rPr>
        <w:drawing>
          <wp:inline distT="0" distB="0" distL="0" distR="0" wp14:anchorId="764DF740" wp14:editId="28135048">
            <wp:extent cx="3705742" cy="4286848"/>
            <wp:effectExtent l="0" t="0" r="0" b="0"/>
            <wp:docPr id="524349870" name="drawing"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49870" name="drawing" descr="A screen shot of a computer program&#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3705742" cy="4286848"/>
                    </a:xfrm>
                    <a:prstGeom prst="rect">
                      <a:avLst/>
                    </a:prstGeom>
                  </pic:spPr>
                </pic:pic>
              </a:graphicData>
            </a:graphic>
          </wp:inline>
        </w:drawing>
      </w:r>
      <w:bookmarkEnd w:id="376"/>
    </w:p>
    <w:p w14:paraId="702A3760" w14:textId="28745634" w:rsidR="00D00535" w:rsidRPr="001A0ADF" w:rsidRDefault="001A0ADF" w:rsidP="004608B6">
      <w:pPr>
        <w:pStyle w:val="Caption"/>
      </w:pPr>
      <w:bookmarkStart w:id="377" w:name="_Toc219315526"/>
      <w:r w:rsidRPr="001A0ADF">
        <w:t xml:space="preserve">Figure </w:t>
      </w:r>
      <w:r>
        <w:fldChar w:fldCharType="begin"/>
      </w:r>
      <w:r>
        <w:instrText>STYLEREF 2 \s</w:instrText>
      </w:r>
      <w:r>
        <w:fldChar w:fldCharType="separate"/>
      </w:r>
      <w:r w:rsidR="00FE47B3">
        <w:rPr>
          <w:noProof/>
          <w:cs/>
        </w:rPr>
        <w:t>‎</w:t>
      </w:r>
      <w:r w:rsidR="00FE47B3">
        <w:rPr>
          <w:noProof/>
        </w:rPr>
        <w:t>4.3</w:t>
      </w:r>
      <w:r>
        <w:fldChar w:fldCharType="end"/>
      </w:r>
      <w:r w:rsidR="00B04F6E">
        <w:noBreakHyphen/>
      </w:r>
      <w:r>
        <w:fldChar w:fldCharType="begin"/>
      </w:r>
      <w:r>
        <w:instrText>SEQ Figure \* ARABIC \s 2</w:instrText>
      </w:r>
      <w:r>
        <w:fldChar w:fldCharType="separate"/>
      </w:r>
      <w:r w:rsidR="00FE47B3">
        <w:rPr>
          <w:noProof/>
        </w:rPr>
        <w:t>2</w:t>
      </w:r>
      <w:r>
        <w:fldChar w:fldCharType="end"/>
      </w:r>
      <w:r w:rsidRPr="001A0ADF">
        <w:t xml:space="preserve">: Presentation </w:t>
      </w:r>
      <w:r w:rsidR="00C15DA3" w:rsidRPr="001A0ADF">
        <w:t>layer code</w:t>
      </w:r>
      <w:bookmarkEnd w:id="377"/>
    </w:p>
    <w:p w14:paraId="7FAAA09F" w14:textId="6B914546" w:rsidR="00937C3F" w:rsidRDefault="2A5DCD43" w:rsidP="00E463B0">
      <w:r w:rsidRPr="43279432">
        <w:t>Explanation: This frontend code showcases the integration between C# Razor syntax and HTML. It creates a user-friendly grid where administrators can visualize and toggle permissions effectively. The corresponding visual result of this code is displayed in Figure 4.7 below.</w:t>
      </w:r>
    </w:p>
    <w:p w14:paraId="1E9B86CD" w14:textId="77777777" w:rsidR="00E528A9" w:rsidRDefault="00E528A9" w:rsidP="00E463B0">
      <w:pPr>
        <w:keepNext/>
        <w:ind w:firstLine="0"/>
        <w:jc w:val="center"/>
      </w:pPr>
      <w:r>
        <w:rPr>
          <w:noProof/>
        </w:rPr>
        <w:lastRenderedPageBreak/>
        <w:drawing>
          <wp:inline distT="0" distB="0" distL="0" distR="0" wp14:anchorId="15530E11" wp14:editId="4E5EEB72">
            <wp:extent cx="6120130" cy="2864944"/>
            <wp:effectExtent l="0" t="0" r="0" b="0"/>
            <wp:docPr id="1552150774"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50774" name="drawing" descr="A screenshot of a computer&#10;&#10;AI-generated content may be incorrect."/>
                    <pic:cNvPicPr/>
                  </pic:nvPicPr>
                  <pic:blipFill>
                    <a:blip r:embed="rId54">
                      <a:extLst>
                        <a:ext uri="{28A0092B-C50C-407E-A947-70E740481C1C}">
                          <a14:useLocalDpi xmlns:a14="http://schemas.microsoft.com/office/drawing/2010/main"/>
                        </a:ext>
                      </a:extLst>
                    </a:blip>
                    <a:stretch>
                      <a:fillRect/>
                    </a:stretch>
                  </pic:blipFill>
                  <pic:spPr>
                    <a:xfrm>
                      <a:off x="0" y="0"/>
                      <a:ext cx="6120130" cy="2864944"/>
                    </a:xfrm>
                    <a:prstGeom prst="rect">
                      <a:avLst/>
                    </a:prstGeom>
                  </pic:spPr>
                </pic:pic>
              </a:graphicData>
            </a:graphic>
          </wp:inline>
        </w:drawing>
      </w:r>
    </w:p>
    <w:p w14:paraId="1C4D1EC6" w14:textId="7A7410FD" w:rsidR="00937C3F" w:rsidRPr="00E528A9" w:rsidRDefault="00E528A9" w:rsidP="004608B6">
      <w:pPr>
        <w:pStyle w:val="Caption"/>
      </w:pPr>
      <w:bookmarkStart w:id="378" w:name="_Toc219315527"/>
      <w:r w:rsidRPr="00E528A9">
        <w:t xml:space="preserve">Figure </w:t>
      </w:r>
      <w:r>
        <w:fldChar w:fldCharType="begin"/>
      </w:r>
      <w:r>
        <w:instrText>STYLEREF 2 \s</w:instrText>
      </w:r>
      <w:r>
        <w:fldChar w:fldCharType="separate"/>
      </w:r>
      <w:r w:rsidR="00FE47B3">
        <w:rPr>
          <w:noProof/>
          <w:cs/>
        </w:rPr>
        <w:t>‎</w:t>
      </w:r>
      <w:r w:rsidR="00FE47B3">
        <w:rPr>
          <w:noProof/>
        </w:rPr>
        <w:t>4.3</w:t>
      </w:r>
      <w:r>
        <w:fldChar w:fldCharType="end"/>
      </w:r>
      <w:r w:rsidR="00B04F6E">
        <w:noBreakHyphen/>
      </w:r>
      <w:r>
        <w:fldChar w:fldCharType="begin"/>
      </w:r>
      <w:r>
        <w:instrText>SEQ Figure \* ARABIC \s 2</w:instrText>
      </w:r>
      <w:r>
        <w:fldChar w:fldCharType="separate"/>
      </w:r>
      <w:r w:rsidR="00FE47B3">
        <w:rPr>
          <w:noProof/>
        </w:rPr>
        <w:t>3</w:t>
      </w:r>
      <w:r>
        <w:fldChar w:fldCharType="end"/>
      </w:r>
      <w:r w:rsidRPr="00E528A9">
        <w:t xml:space="preserve">: Dynamic </w:t>
      </w:r>
      <w:r w:rsidR="00C15DA3" w:rsidRPr="00E528A9">
        <w:t>group permissions matrix interface</w:t>
      </w:r>
      <w:bookmarkEnd w:id="378"/>
    </w:p>
    <w:p w14:paraId="33B2677B" w14:textId="47069068" w:rsidR="00937C3F" w:rsidRDefault="0254C5B0" w:rsidP="00E463B0">
      <w:pPr>
        <w:pStyle w:val="Heading3"/>
      </w:pPr>
      <w:bookmarkStart w:id="379" w:name="_Toc219223961"/>
      <w:bookmarkStart w:id="380" w:name="_Toc219224117"/>
      <w:bookmarkStart w:id="381" w:name="_Toc219225131"/>
      <w:bookmarkStart w:id="382" w:name="_Toc219312242"/>
      <w:bookmarkStart w:id="383" w:name="_Toc219315741"/>
      <w:r w:rsidRPr="43279432">
        <w:t xml:space="preserve">Detailed </w:t>
      </w:r>
      <w:r w:rsidR="001121AE" w:rsidRPr="43279432">
        <w:t>processing workflow</w:t>
      </w:r>
      <w:bookmarkEnd w:id="379"/>
      <w:bookmarkEnd w:id="380"/>
      <w:bookmarkEnd w:id="381"/>
      <w:bookmarkEnd w:id="382"/>
      <w:bookmarkEnd w:id="383"/>
    </w:p>
    <w:p w14:paraId="4DAE789E" w14:textId="7DD73210" w:rsidR="00937C3F" w:rsidRDefault="79D6F916" w:rsidP="00E463B0">
      <w:r w:rsidRPr="43279432">
        <w:t>Although the User Interface shown in Figure 4.7 appears simple, the backend processing logic ensures strict data integrity. When the administrator clicks the "Save" button, the Permissions (POST) method executes a strict workflow to update the database. First, the system validates that the target GroupId exists and is currently active, ensuring permissions are only assigned to valid operational groups. Next, a hard-coded security safeguard prevents modifications to the "Super Admin" group to avoid accidental system lockouts. To handle permission updates efficiently, the system employs a "clean and rebuild" strategy by removing all existing permissions for the group before applying the new configuration. After clearing old data, the system iterates through the matrix received from the View Model to calculate new permissions. If the "Grant All" option is selected, a wildcard permission is assigned; otherwise, the system verifies every selected action against the feature matrix to ensure compatibility. Finally, the new permission set is committed to the database atomically using SaveChangesAsync(), ensuring that either all permissions are saved successfully or none are.</w:t>
      </w:r>
    </w:p>
    <w:p w14:paraId="3D49B123" w14:textId="374FD16B" w:rsidR="00937C3F" w:rsidRDefault="79D6F916" w:rsidP="00E463B0">
      <w:pPr>
        <w:pStyle w:val="Heading3"/>
      </w:pPr>
      <w:bookmarkStart w:id="384" w:name="_Toc219223962"/>
      <w:bookmarkStart w:id="385" w:name="_Toc219224118"/>
      <w:bookmarkStart w:id="386" w:name="_Toc219225132"/>
      <w:bookmarkStart w:id="387" w:name="_Toc219312243"/>
      <w:bookmarkStart w:id="388" w:name="_Toc219315742"/>
      <w:r w:rsidRPr="43279432">
        <w:t xml:space="preserve">Security </w:t>
      </w:r>
      <w:r w:rsidR="001121AE" w:rsidRPr="43279432">
        <w:t>enforcement mechanism</w:t>
      </w:r>
      <w:bookmarkEnd w:id="384"/>
      <w:bookmarkEnd w:id="385"/>
      <w:bookmarkEnd w:id="386"/>
      <w:bookmarkEnd w:id="387"/>
      <w:bookmarkEnd w:id="388"/>
    </w:p>
    <w:p w14:paraId="6F5E4F4B" w14:textId="40F26630" w:rsidR="00937C3F" w:rsidRDefault="79D6F916" w:rsidP="00E463B0">
      <w:r w:rsidRPr="43279432">
        <w:t xml:space="preserve">Defining permissions is only half of the solution; enforcing them is the critical final step. The system utilizes a custom attribute, [PermissionAuthorize], to protect sensitive resources. Whenever a user attempts to access a protected URL, such as editing supplier details, this </w:t>
      </w:r>
      <w:r w:rsidRPr="43279432">
        <w:lastRenderedPageBreak/>
        <w:t>attribute intercepts the request before it reaches the Controller. It immediately checks the user's current session permissions against the required Module and Action defined in the code. If the corresponding permission record is missing in the database, the request is immediately denied with a 403 Forbidden response. This ensures that the visual matrix directly controls the backend security in real-time.</w:t>
      </w:r>
    </w:p>
    <w:p w14:paraId="376EE307" w14:textId="3B454AD1" w:rsidR="00937C3F" w:rsidRDefault="70C14FE4" w:rsidP="00E463B0">
      <w:pPr>
        <w:pStyle w:val="Heading3"/>
      </w:pPr>
      <w:bookmarkStart w:id="389" w:name="_Toc219225133"/>
      <w:bookmarkStart w:id="390" w:name="_Toc219312244"/>
      <w:bookmarkStart w:id="391" w:name="_Toc219315743"/>
      <w:r w:rsidRPr="18E552E2">
        <w:t xml:space="preserve">Conclusion of RBAC </w:t>
      </w:r>
      <w:r w:rsidR="001121AE" w:rsidRPr="18E552E2">
        <w:t>implementation</w:t>
      </w:r>
      <w:bookmarkEnd w:id="389"/>
      <w:bookmarkEnd w:id="390"/>
      <w:bookmarkEnd w:id="391"/>
    </w:p>
    <w:p w14:paraId="5764B815" w14:textId="3AEEDE9B" w:rsidR="70C14FE4" w:rsidRDefault="70C14FE4" w:rsidP="00E463B0">
      <w:r w:rsidRPr="18E552E2">
        <w:t>In summary, the integration of the dynamic permission matrix combined with the attribute-based authorization provides a robust security framework. Unlike legacy systems that depend on hard-coded roles, this solution offers granular control, ensuring that users operate strictly within their assigned boundaries. This architecture minimizes the risk of unauthorized data manipulation and ensures that the system strictly adheres to the principle of least privilege.</w:t>
      </w:r>
    </w:p>
    <w:p w14:paraId="7E467F32" w14:textId="51CF40D1" w:rsidR="70C14FE4" w:rsidRDefault="70C14FE4" w:rsidP="00E463B0">
      <w:pPr>
        <w:pStyle w:val="Heading3"/>
      </w:pPr>
      <w:bookmarkStart w:id="392" w:name="_Toc219225134"/>
      <w:bookmarkStart w:id="393" w:name="_Toc219312245"/>
      <w:bookmarkStart w:id="394" w:name="_Toc219315744"/>
      <w:r w:rsidRPr="073E12E8">
        <w:t xml:space="preserve">Verification </w:t>
      </w:r>
      <w:r w:rsidR="001121AE" w:rsidRPr="073E12E8">
        <w:t>and testing results</w:t>
      </w:r>
      <w:bookmarkEnd w:id="392"/>
      <w:bookmarkEnd w:id="393"/>
      <w:bookmarkEnd w:id="394"/>
    </w:p>
    <w:p w14:paraId="561B2B10" w14:textId="45D3436C" w:rsidR="70C14FE4" w:rsidRDefault="70C14FE4" w:rsidP="00E463B0">
      <w:r w:rsidRPr="073E12E8">
        <w:t>To validate the reliability of the permission system, a comprehensive testing scenario was conducted using a test account belonging to the "Warehouse Staff" group. In the first test case, the "Edit" permission for the "Suppliers" module was revoked via the admin matrix interface shown in Figure 4.7. When the test user attempted to access the edit URL directly or clicked the edit button, the system's middleware successfully intercepted the request. Instead of loading the sensitive data form, the application redirected the user to a standardized "403 Access Denied" error page. This confirms that the frontend configuration successfully controls backend accessibility in real-time.</w:t>
      </w:r>
    </w:p>
    <w:p w14:paraId="5E5CA9BA" w14:textId="77777777" w:rsidR="00DC7AD6" w:rsidRDefault="00DC7AD6" w:rsidP="00E463B0">
      <w:pPr>
        <w:keepNext/>
        <w:ind w:firstLine="0"/>
        <w:jc w:val="center"/>
      </w:pPr>
      <w:r>
        <w:rPr>
          <w:noProof/>
        </w:rPr>
        <w:drawing>
          <wp:inline distT="0" distB="0" distL="0" distR="0" wp14:anchorId="386FD3A6" wp14:editId="2F84F912">
            <wp:extent cx="6120130" cy="2265305"/>
            <wp:effectExtent l="0" t="0" r="0" b="1905"/>
            <wp:docPr id="19227580"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580" name="drawing" descr="A screenshot of a computer&#10;&#10;AI-generated content may be incorrect."/>
                    <pic:cNvPicPr/>
                  </pic:nvPicPr>
                  <pic:blipFill>
                    <a:blip r:embed="rId55">
                      <a:extLst>
                        <a:ext uri="{28A0092B-C50C-407E-A947-70E740481C1C}">
                          <a14:useLocalDpi xmlns:a14="http://schemas.microsoft.com/office/drawing/2010/main"/>
                        </a:ext>
                      </a:extLst>
                    </a:blip>
                    <a:stretch>
                      <a:fillRect/>
                    </a:stretch>
                  </pic:blipFill>
                  <pic:spPr>
                    <a:xfrm>
                      <a:off x="0" y="0"/>
                      <a:ext cx="6120130" cy="2265305"/>
                    </a:xfrm>
                    <a:prstGeom prst="rect">
                      <a:avLst/>
                    </a:prstGeom>
                  </pic:spPr>
                </pic:pic>
              </a:graphicData>
            </a:graphic>
          </wp:inline>
        </w:drawing>
      </w:r>
    </w:p>
    <w:p w14:paraId="0917F58F" w14:textId="31942025" w:rsidR="541B1B40" w:rsidRPr="0081299B" w:rsidRDefault="00DC7AD6" w:rsidP="004608B6">
      <w:pPr>
        <w:pStyle w:val="Caption"/>
      </w:pPr>
      <w:bookmarkStart w:id="395" w:name="_Toc219315528"/>
      <w:r w:rsidRPr="0081299B">
        <w:t xml:space="preserve">Figure </w:t>
      </w:r>
      <w:r>
        <w:fldChar w:fldCharType="begin"/>
      </w:r>
      <w:r>
        <w:instrText>STYLEREF 2 \s</w:instrText>
      </w:r>
      <w:r>
        <w:fldChar w:fldCharType="separate"/>
      </w:r>
      <w:r w:rsidR="00FE47B3">
        <w:rPr>
          <w:noProof/>
          <w:cs/>
        </w:rPr>
        <w:t>‎</w:t>
      </w:r>
      <w:r w:rsidR="00FE47B3">
        <w:rPr>
          <w:noProof/>
        </w:rPr>
        <w:t>4.3</w:t>
      </w:r>
      <w:r>
        <w:fldChar w:fldCharType="end"/>
      </w:r>
      <w:r w:rsidR="00B04F6E">
        <w:noBreakHyphen/>
      </w:r>
      <w:r>
        <w:fldChar w:fldCharType="begin"/>
      </w:r>
      <w:r>
        <w:instrText>SEQ Figure \* ARABIC \s 2</w:instrText>
      </w:r>
      <w:r>
        <w:fldChar w:fldCharType="separate"/>
      </w:r>
      <w:r w:rsidR="00FE47B3">
        <w:rPr>
          <w:noProof/>
        </w:rPr>
        <w:t>4</w:t>
      </w:r>
      <w:r>
        <w:fldChar w:fldCharType="end"/>
      </w:r>
      <w:r w:rsidRPr="0081299B">
        <w:t xml:space="preserve">: Access </w:t>
      </w:r>
      <w:r w:rsidR="001121AE" w:rsidRPr="0081299B">
        <w:t>denied message</w:t>
      </w:r>
      <w:bookmarkEnd w:id="395"/>
    </w:p>
    <w:p w14:paraId="5CACFD32" w14:textId="7465A308" w:rsidR="00937C3F" w:rsidRDefault="255B1A50" w:rsidP="00E463B0">
      <w:pPr>
        <w:pStyle w:val="Heading2"/>
      </w:pPr>
      <w:bookmarkStart w:id="396" w:name="_Toc219225135"/>
      <w:bookmarkStart w:id="397" w:name="_Toc219312246"/>
      <w:bookmarkStart w:id="398" w:name="_Toc219315745"/>
      <w:r w:rsidRPr="5C3C474E">
        <w:lastRenderedPageBreak/>
        <w:t xml:space="preserve">Screenshots </w:t>
      </w:r>
      <w:r w:rsidR="001121AE" w:rsidRPr="5C3C474E">
        <w:t>of main features</w:t>
      </w:r>
      <w:bookmarkEnd w:id="396"/>
      <w:bookmarkEnd w:id="397"/>
      <w:bookmarkEnd w:id="398"/>
    </w:p>
    <w:p w14:paraId="74697674" w14:textId="60273B10" w:rsidR="004F025B" w:rsidRDefault="004F025B" w:rsidP="00E463B0">
      <w:pPr>
        <w:pStyle w:val="Heading3"/>
      </w:pPr>
      <w:bookmarkStart w:id="399" w:name="_Toc219312247"/>
      <w:bookmarkStart w:id="400" w:name="_Toc219315746"/>
      <w:r w:rsidRPr="004F025B">
        <w:t>Authentication and authorization</w:t>
      </w:r>
      <w:bookmarkEnd w:id="399"/>
      <w:bookmarkEnd w:id="400"/>
    </w:p>
    <w:p w14:paraId="34303A77" w14:textId="68DE5AFA" w:rsidR="004F025B" w:rsidRDefault="00DF4DE2" w:rsidP="00E463B0">
      <w:pPr>
        <w:pStyle w:val="Heading4"/>
      </w:pPr>
      <w:bookmarkStart w:id="401" w:name="_Toc219312248"/>
      <w:bookmarkStart w:id="402" w:name="_Toc219315747"/>
      <w:r w:rsidRPr="00DF4DE2">
        <w:t>Login page</w:t>
      </w:r>
      <w:bookmarkEnd w:id="401"/>
      <w:bookmarkEnd w:id="402"/>
    </w:p>
    <w:p w14:paraId="27376AD9" w14:textId="77777777" w:rsidR="00935C87" w:rsidRDefault="00260281" w:rsidP="00E463B0">
      <w:pPr>
        <w:keepNext/>
        <w:ind w:firstLine="0"/>
      </w:pPr>
      <w:r>
        <w:rPr>
          <w:noProof/>
        </w:rPr>
        <w:drawing>
          <wp:inline distT="0" distB="0" distL="0" distR="0" wp14:anchorId="23B425DF" wp14:editId="65FFE345">
            <wp:extent cx="6120130" cy="3434715"/>
            <wp:effectExtent l="0" t="0" r="0" b="0"/>
            <wp:docPr id="15209407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40799" name="Picture 1" descr="A screenshot of a computer&#10;&#10;AI-generated content may be incorrect."/>
                    <pic:cNvPicPr/>
                  </pic:nvPicPr>
                  <pic:blipFill>
                    <a:blip r:embed="rId56"/>
                    <a:stretch>
                      <a:fillRect/>
                    </a:stretch>
                  </pic:blipFill>
                  <pic:spPr>
                    <a:xfrm>
                      <a:off x="0" y="0"/>
                      <a:ext cx="6120130" cy="3434715"/>
                    </a:xfrm>
                    <a:prstGeom prst="rect">
                      <a:avLst/>
                    </a:prstGeom>
                  </pic:spPr>
                </pic:pic>
              </a:graphicData>
            </a:graphic>
          </wp:inline>
        </w:drawing>
      </w:r>
    </w:p>
    <w:p w14:paraId="3816947B" w14:textId="56DD075D" w:rsidR="00DF4DE2" w:rsidRPr="00935C87" w:rsidRDefault="00935C87" w:rsidP="004608B6">
      <w:pPr>
        <w:pStyle w:val="Caption"/>
      </w:pPr>
      <w:bookmarkStart w:id="403" w:name="_Toc219315529"/>
      <w:r>
        <w:t xml:space="preserve">Figure </w:t>
      </w:r>
      <w:r>
        <w:fldChar w:fldCharType="begin"/>
      </w:r>
      <w:r>
        <w:instrText>STYLEREF 2 \s</w:instrText>
      </w:r>
      <w:r>
        <w:fldChar w:fldCharType="separate"/>
      </w:r>
      <w:r w:rsidR="00FE47B3">
        <w:rPr>
          <w:noProof/>
          <w:cs/>
        </w:rPr>
        <w:t>‎</w:t>
      </w:r>
      <w:r w:rsidR="00FE47B3">
        <w:rPr>
          <w:noProof/>
        </w:rPr>
        <w:t>4.4</w:t>
      </w:r>
      <w:r>
        <w:fldChar w:fldCharType="end"/>
      </w:r>
      <w:r w:rsidR="00B04F6E">
        <w:noBreakHyphen/>
      </w:r>
      <w:r>
        <w:fldChar w:fldCharType="begin"/>
      </w:r>
      <w:r>
        <w:instrText>SEQ Figure \* ARABIC \s 2</w:instrText>
      </w:r>
      <w:r>
        <w:fldChar w:fldCharType="separate"/>
      </w:r>
      <w:r w:rsidR="00FE47B3">
        <w:rPr>
          <w:noProof/>
        </w:rPr>
        <w:t>1</w:t>
      </w:r>
      <w:r>
        <w:fldChar w:fldCharType="end"/>
      </w:r>
      <w:r>
        <w:t xml:space="preserve">: </w:t>
      </w:r>
      <w:r w:rsidRPr="00E55E7C">
        <w:t>Login screen</w:t>
      </w:r>
      <w:bookmarkEnd w:id="403"/>
    </w:p>
    <w:p w14:paraId="37556758" w14:textId="119DC687" w:rsidR="004210D7" w:rsidRDefault="004210D7" w:rsidP="00E463B0">
      <w:pPr>
        <w:rPr>
          <w:lang w:val="fr-FR"/>
        </w:rPr>
      </w:pPr>
      <w:r w:rsidRPr="004210D7">
        <w:t>The system login page where internal users enter their credentials to access the application.</w:t>
      </w:r>
    </w:p>
    <w:p w14:paraId="760EA7D0" w14:textId="2EBA82DD" w:rsidR="001D2099" w:rsidRDefault="00F5668C" w:rsidP="00E463B0">
      <w:pPr>
        <w:pStyle w:val="Heading4"/>
      </w:pPr>
      <w:bookmarkStart w:id="404" w:name="_Toc219312249"/>
      <w:bookmarkStart w:id="405" w:name="_Toc219315748"/>
      <w:r w:rsidRPr="00F5668C">
        <w:t>Login success and redirect</w:t>
      </w:r>
      <w:bookmarkEnd w:id="404"/>
      <w:bookmarkEnd w:id="405"/>
    </w:p>
    <w:p w14:paraId="7159DBEA" w14:textId="77777777" w:rsidR="00DF77A9" w:rsidRDefault="009938FC" w:rsidP="00E463B0">
      <w:pPr>
        <w:keepNext/>
        <w:ind w:firstLine="0"/>
      </w:pPr>
      <w:r>
        <w:rPr>
          <w:noProof/>
        </w:rPr>
        <w:drawing>
          <wp:inline distT="0" distB="0" distL="0" distR="0" wp14:anchorId="1AB28696" wp14:editId="08F57F81">
            <wp:extent cx="6120130" cy="976630"/>
            <wp:effectExtent l="0" t="0" r="0" b="0"/>
            <wp:docPr id="1627357804" name="Picture 1" descr="A white rectangular object with a black str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57804" name="Picture 1" descr="A white rectangular object with a black stripe&#10;&#10;AI-generated content may be incorrect."/>
                    <pic:cNvPicPr/>
                  </pic:nvPicPr>
                  <pic:blipFill>
                    <a:blip r:embed="rId57"/>
                    <a:stretch>
                      <a:fillRect/>
                    </a:stretch>
                  </pic:blipFill>
                  <pic:spPr>
                    <a:xfrm>
                      <a:off x="0" y="0"/>
                      <a:ext cx="6120130" cy="976630"/>
                    </a:xfrm>
                    <a:prstGeom prst="rect">
                      <a:avLst/>
                    </a:prstGeom>
                  </pic:spPr>
                </pic:pic>
              </a:graphicData>
            </a:graphic>
          </wp:inline>
        </w:drawing>
      </w:r>
    </w:p>
    <w:p w14:paraId="5AC72444" w14:textId="58C07976" w:rsidR="007B5C65" w:rsidRDefault="00DF77A9" w:rsidP="004608B6">
      <w:pPr>
        <w:pStyle w:val="Caption"/>
        <w:rPr>
          <w:lang w:val="fr-FR"/>
        </w:rPr>
      </w:pPr>
      <w:bookmarkStart w:id="406" w:name="_Toc219315530"/>
      <w:r>
        <w:t xml:space="preserve">Figure </w:t>
      </w:r>
      <w:r>
        <w:fldChar w:fldCharType="begin"/>
      </w:r>
      <w:r>
        <w:instrText>STYLEREF 2 \s</w:instrText>
      </w:r>
      <w:r>
        <w:fldChar w:fldCharType="separate"/>
      </w:r>
      <w:r w:rsidR="00FE47B3">
        <w:rPr>
          <w:noProof/>
          <w:cs/>
        </w:rPr>
        <w:t>‎</w:t>
      </w:r>
      <w:r w:rsidR="00FE47B3">
        <w:rPr>
          <w:noProof/>
        </w:rPr>
        <w:t>4.4</w:t>
      </w:r>
      <w:r>
        <w:fldChar w:fldCharType="end"/>
      </w:r>
      <w:r w:rsidR="00B04F6E">
        <w:noBreakHyphen/>
      </w:r>
      <w:r>
        <w:fldChar w:fldCharType="begin"/>
      </w:r>
      <w:r>
        <w:instrText>SEQ Figure \* ARABIC \s 2</w:instrText>
      </w:r>
      <w:r>
        <w:fldChar w:fldCharType="separate"/>
      </w:r>
      <w:r w:rsidR="00FE47B3">
        <w:rPr>
          <w:noProof/>
        </w:rPr>
        <w:t>2</w:t>
      </w:r>
      <w:r>
        <w:fldChar w:fldCharType="end"/>
      </w:r>
      <w:r>
        <w:t xml:space="preserve">: </w:t>
      </w:r>
      <w:r w:rsidRPr="00BC7E30">
        <w:t>Successful login and role-based landing page</w:t>
      </w:r>
      <w:bookmarkEnd w:id="406"/>
      <w:r w:rsidR="000C5820">
        <w:rPr>
          <w:lang w:val="fr-FR"/>
        </w:rPr>
        <w:tab/>
      </w:r>
    </w:p>
    <w:p w14:paraId="44F47360" w14:textId="307A5961" w:rsidR="007943CD" w:rsidRPr="007943CD" w:rsidRDefault="007943CD" w:rsidP="00E463B0">
      <w:pPr>
        <w:rPr>
          <w:lang w:val="fr-FR"/>
        </w:rPr>
      </w:pPr>
      <w:r w:rsidRPr="007943CD">
        <w:t xml:space="preserve">After a valid login, the system redirects the user to the correct home page based on their assigned role (Admin, Sales Staff, or Warehouse). </w:t>
      </w:r>
    </w:p>
    <w:p w14:paraId="00A0249E" w14:textId="30764A3B" w:rsidR="001D2099" w:rsidRDefault="00385239" w:rsidP="00E463B0">
      <w:pPr>
        <w:pStyle w:val="Heading4"/>
      </w:pPr>
      <w:bookmarkStart w:id="407" w:name="_Toc219312250"/>
      <w:bookmarkStart w:id="408" w:name="_Toc219315749"/>
      <w:r w:rsidRPr="00385239">
        <w:t>Authorization check and access denied</w:t>
      </w:r>
      <w:bookmarkEnd w:id="407"/>
      <w:bookmarkEnd w:id="408"/>
    </w:p>
    <w:p w14:paraId="23D7F084" w14:textId="77777777" w:rsidR="00861C96" w:rsidRDefault="00C44359" w:rsidP="00E463B0">
      <w:pPr>
        <w:keepNext/>
        <w:ind w:firstLine="0"/>
        <w:jc w:val="center"/>
      </w:pPr>
      <w:r>
        <w:rPr>
          <w:noProof/>
        </w:rPr>
        <w:lastRenderedPageBreak/>
        <w:drawing>
          <wp:inline distT="0" distB="0" distL="0" distR="0" wp14:anchorId="4AFB2E86" wp14:editId="3340730C">
            <wp:extent cx="6120130" cy="3441065"/>
            <wp:effectExtent l="0" t="0" r="0" b="6985"/>
            <wp:docPr id="714611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1138" name="Picture 1" descr="A screenshot of a computer&#10;&#10;AI-generated content may be incorrect."/>
                    <pic:cNvPicPr/>
                  </pic:nvPicPr>
                  <pic:blipFill>
                    <a:blip r:embed="rId58"/>
                    <a:stretch>
                      <a:fillRect/>
                    </a:stretch>
                  </pic:blipFill>
                  <pic:spPr>
                    <a:xfrm>
                      <a:off x="0" y="0"/>
                      <a:ext cx="6120130" cy="3441065"/>
                    </a:xfrm>
                    <a:prstGeom prst="rect">
                      <a:avLst/>
                    </a:prstGeom>
                  </pic:spPr>
                </pic:pic>
              </a:graphicData>
            </a:graphic>
          </wp:inline>
        </w:drawing>
      </w:r>
    </w:p>
    <w:p w14:paraId="1284C143" w14:textId="6D6223E9" w:rsidR="00A53E78" w:rsidRDefault="00861C96" w:rsidP="004608B6">
      <w:pPr>
        <w:pStyle w:val="Caption"/>
      </w:pPr>
      <w:bookmarkStart w:id="409" w:name="_Toc219315531"/>
      <w:r>
        <w:t xml:space="preserve">Figure </w:t>
      </w:r>
      <w:r>
        <w:fldChar w:fldCharType="begin"/>
      </w:r>
      <w:r>
        <w:instrText>STYLEREF 2 \s</w:instrText>
      </w:r>
      <w:r>
        <w:fldChar w:fldCharType="separate"/>
      </w:r>
      <w:r w:rsidR="00FE47B3">
        <w:rPr>
          <w:noProof/>
          <w:cs/>
        </w:rPr>
        <w:t>‎</w:t>
      </w:r>
      <w:r w:rsidR="00FE47B3">
        <w:rPr>
          <w:noProof/>
        </w:rPr>
        <w:t>4.4</w:t>
      </w:r>
      <w:r>
        <w:fldChar w:fldCharType="end"/>
      </w:r>
      <w:r w:rsidR="00B04F6E">
        <w:noBreakHyphen/>
      </w:r>
      <w:r>
        <w:fldChar w:fldCharType="begin"/>
      </w:r>
      <w:r>
        <w:instrText>SEQ Figure \* ARABIC \s 2</w:instrText>
      </w:r>
      <w:r>
        <w:fldChar w:fldCharType="separate"/>
      </w:r>
      <w:r w:rsidR="00FE47B3">
        <w:rPr>
          <w:noProof/>
        </w:rPr>
        <w:t>3</w:t>
      </w:r>
      <w:r>
        <w:fldChar w:fldCharType="end"/>
      </w:r>
      <w:r>
        <w:t xml:space="preserve">: </w:t>
      </w:r>
      <w:r w:rsidRPr="00C5268A">
        <w:t>Access denied when permission is missing</w:t>
      </w:r>
      <w:bookmarkEnd w:id="409"/>
    </w:p>
    <w:p w14:paraId="16579BDA" w14:textId="3732C635" w:rsidR="007943CD" w:rsidRPr="007943CD" w:rsidRDefault="000B0A48" w:rsidP="00E463B0">
      <w:r w:rsidRPr="000B0A48">
        <w:t>Demonstrates RBAC enforcement: when a user opens a page without the required permission, the system blocks the request and shows an access denied message.</w:t>
      </w:r>
    </w:p>
    <w:p w14:paraId="0CF2296B" w14:textId="141D10A8" w:rsidR="004F025B" w:rsidRDefault="004F025B" w:rsidP="00E463B0">
      <w:pPr>
        <w:pStyle w:val="Heading3"/>
      </w:pPr>
      <w:bookmarkStart w:id="410" w:name="_Toc219312251"/>
      <w:bookmarkStart w:id="411" w:name="_Toc219315750"/>
      <w:r w:rsidRPr="004F025B">
        <w:t>Admin main features</w:t>
      </w:r>
      <w:bookmarkEnd w:id="410"/>
      <w:bookmarkEnd w:id="411"/>
    </w:p>
    <w:p w14:paraId="0565D6EA" w14:textId="4EC678B6" w:rsidR="00A63952" w:rsidRDefault="00CD3BC5" w:rsidP="22C9BFD9">
      <w:pPr>
        <w:pStyle w:val="Heading4"/>
        <w:rPr>
          <w:lang w:val="fr-FR"/>
        </w:rPr>
      </w:pPr>
      <w:bookmarkStart w:id="412" w:name="_Toc219312252"/>
      <w:bookmarkStart w:id="413" w:name="_Toc219315751"/>
      <w:r w:rsidRPr="22C9BFD9">
        <w:rPr>
          <w:lang w:val="fr-FR"/>
        </w:rPr>
        <w:t>Admin dashboard</w:t>
      </w:r>
      <w:bookmarkEnd w:id="412"/>
      <w:bookmarkEnd w:id="413"/>
    </w:p>
    <w:p w14:paraId="0304358A" w14:textId="77777777" w:rsidR="006527BC" w:rsidRDefault="005549EE" w:rsidP="00E463B0">
      <w:pPr>
        <w:keepNext/>
        <w:ind w:firstLine="0"/>
        <w:jc w:val="center"/>
      </w:pPr>
      <w:r>
        <w:rPr>
          <w:noProof/>
        </w:rPr>
        <w:drawing>
          <wp:inline distT="0" distB="0" distL="0" distR="0" wp14:anchorId="0E9CC65E" wp14:editId="2B8E1943">
            <wp:extent cx="6120130" cy="3441065"/>
            <wp:effectExtent l="0" t="0" r="0" b="6985"/>
            <wp:docPr id="15665735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73538" name="Picture 1" descr="A screenshot of a computer&#10;&#10;AI-generated content may be incorrect."/>
                    <pic:cNvPicPr/>
                  </pic:nvPicPr>
                  <pic:blipFill>
                    <a:blip r:embed="rId59"/>
                    <a:stretch>
                      <a:fillRect/>
                    </a:stretch>
                  </pic:blipFill>
                  <pic:spPr>
                    <a:xfrm>
                      <a:off x="0" y="0"/>
                      <a:ext cx="6120130" cy="3441065"/>
                    </a:xfrm>
                    <a:prstGeom prst="rect">
                      <a:avLst/>
                    </a:prstGeom>
                  </pic:spPr>
                </pic:pic>
              </a:graphicData>
            </a:graphic>
          </wp:inline>
        </w:drawing>
      </w:r>
    </w:p>
    <w:p w14:paraId="10103121" w14:textId="4A440678" w:rsidR="00CD3BC5" w:rsidRDefault="006527BC" w:rsidP="004608B6">
      <w:pPr>
        <w:pStyle w:val="Caption"/>
      </w:pPr>
      <w:bookmarkStart w:id="414" w:name="_Toc219315532"/>
      <w:r>
        <w:t xml:space="preserve">Figure </w:t>
      </w:r>
      <w:r>
        <w:fldChar w:fldCharType="begin"/>
      </w:r>
      <w:r>
        <w:instrText>STYLEREF 2 \s</w:instrText>
      </w:r>
      <w:r>
        <w:fldChar w:fldCharType="separate"/>
      </w:r>
      <w:r w:rsidR="00FE47B3">
        <w:rPr>
          <w:noProof/>
          <w:cs/>
        </w:rPr>
        <w:t>‎</w:t>
      </w:r>
      <w:r w:rsidR="00FE47B3">
        <w:rPr>
          <w:noProof/>
        </w:rPr>
        <w:t>4.4</w:t>
      </w:r>
      <w:r>
        <w:fldChar w:fldCharType="end"/>
      </w:r>
      <w:r w:rsidR="00B04F6E">
        <w:noBreakHyphen/>
      </w:r>
      <w:r>
        <w:fldChar w:fldCharType="begin"/>
      </w:r>
      <w:r>
        <w:instrText>SEQ Figure \* ARABIC \s 2</w:instrText>
      </w:r>
      <w:r>
        <w:fldChar w:fldCharType="separate"/>
      </w:r>
      <w:r w:rsidR="00FE47B3">
        <w:rPr>
          <w:noProof/>
        </w:rPr>
        <w:t>4</w:t>
      </w:r>
      <w:r>
        <w:fldChar w:fldCharType="end"/>
      </w:r>
      <w:r>
        <w:t xml:space="preserve">: </w:t>
      </w:r>
      <w:r w:rsidRPr="005D4568">
        <w:t>Admin dashboard</w:t>
      </w:r>
      <w:bookmarkEnd w:id="414"/>
    </w:p>
    <w:p w14:paraId="3F68741F" w14:textId="09563DE4" w:rsidR="002F40C3" w:rsidRPr="002F40C3" w:rsidRDefault="002F40C3" w:rsidP="00E463B0">
      <w:r w:rsidRPr="002F40C3">
        <w:lastRenderedPageBreak/>
        <w:t>Provides a high-level view of system activity and key business indicators, helping administrators monitor overall operations at a glance.</w:t>
      </w:r>
    </w:p>
    <w:p w14:paraId="5EF0368B" w14:textId="643741E8" w:rsidR="00A253BC" w:rsidRDefault="00C36643" w:rsidP="00E463B0">
      <w:pPr>
        <w:pStyle w:val="Heading4"/>
      </w:pPr>
      <w:bookmarkStart w:id="415" w:name="_Toc219312253"/>
      <w:bookmarkStart w:id="416" w:name="_Toc219315752"/>
      <w:r w:rsidRPr="00C36643">
        <w:t>User management</w:t>
      </w:r>
      <w:bookmarkEnd w:id="415"/>
      <w:bookmarkEnd w:id="416"/>
    </w:p>
    <w:p w14:paraId="19D9A49E" w14:textId="77777777" w:rsidR="006527BC" w:rsidRDefault="002D5FEB" w:rsidP="00E463B0">
      <w:pPr>
        <w:keepNext/>
        <w:ind w:firstLine="0"/>
      </w:pPr>
      <w:r>
        <w:rPr>
          <w:noProof/>
        </w:rPr>
        <w:drawing>
          <wp:inline distT="0" distB="0" distL="0" distR="0" wp14:anchorId="1D9C850D" wp14:editId="1BF403A7">
            <wp:extent cx="6120130" cy="3441065"/>
            <wp:effectExtent l="0" t="0" r="0" b="6985"/>
            <wp:docPr id="18845153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15355" name="Picture 1" descr="A screenshot of a computer&#10;&#10;AI-generated content may be incorrect."/>
                    <pic:cNvPicPr/>
                  </pic:nvPicPr>
                  <pic:blipFill>
                    <a:blip r:embed="rId60"/>
                    <a:stretch>
                      <a:fillRect/>
                    </a:stretch>
                  </pic:blipFill>
                  <pic:spPr>
                    <a:xfrm>
                      <a:off x="0" y="0"/>
                      <a:ext cx="6120130" cy="3441065"/>
                    </a:xfrm>
                    <a:prstGeom prst="rect">
                      <a:avLst/>
                    </a:prstGeom>
                  </pic:spPr>
                </pic:pic>
              </a:graphicData>
            </a:graphic>
          </wp:inline>
        </w:drawing>
      </w:r>
    </w:p>
    <w:p w14:paraId="39611C8C" w14:textId="1F2D4687" w:rsidR="000F4653" w:rsidRDefault="006527BC" w:rsidP="004608B6">
      <w:pPr>
        <w:pStyle w:val="Caption"/>
      </w:pPr>
      <w:bookmarkStart w:id="417" w:name="_Toc219315533"/>
      <w:r>
        <w:t xml:space="preserve">Figure </w:t>
      </w:r>
      <w:r>
        <w:fldChar w:fldCharType="begin"/>
      </w:r>
      <w:r>
        <w:instrText>STYLEREF 2 \s</w:instrText>
      </w:r>
      <w:r>
        <w:fldChar w:fldCharType="separate"/>
      </w:r>
      <w:r w:rsidR="00FE47B3">
        <w:rPr>
          <w:noProof/>
          <w:cs/>
        </w:rPr>
        <w:t>‎</w:t>
      </w:r>
      <w:r w:rsidR="00FE47B3">
        <w:rPr>
          <w:noProof/>
        </w:rPr>
        <w:t>4.4</w:t>
      </w:r>
      <w:r>
        <w:fldChar w:fldCharType="end"/>
      </w:r>
      <w:r w:rsidR="00B04F6E">
        <w:noBreakHyphen/>
      </w:r>
      <w:r>
        <w:fldChar w:fldCharType="begin"/>
      </w:r>
      <w:r>
        <w:instrText>SEQ Figure \* ARABIC \s 2</w:instrText>
      </w:r>
      <w:r>
        <w:fldChar w:fldCharType="separate"/>
      </w:r>
      <w:r w:rsidR="00FE47B3">
        <w:rPr>
          <w:noProof/>
        </w:rPr>
        <w:t>5</w:t>
      </w:r>
      <w:r>
        <w:fldChar w:fldCharType="end"/>
      </w:r>
      <w:r>
        <w:t xml:space="preserve">: </w:t>
      </w:r>
      <w:r w:rsidRPr="00FC024B">
        <w:t>User management</w:t>
      </w:r>
      <w:bookmarkEnd w:id="417"/>
    </w:p>
    <w:p w14:paraId="71791C86" w14:textId="0F7BBAAA" w:rsidR="002F40C3" w:rsidRPr="002F40C3" w:rsidRDefault="002F40C3" w:rsidP="00E463B0">
      <w:r w:rsidRPr="002F40C3">
        <w:t>Lists system accounts and supports common actions such as searching users, viewing details, and maintaining access status for staff accounts.</w:t>
      </w:r>
    </w:p>
    <w:p w14:paraId="06B3E546" w14:textId="0B877C29" w:rsidR="00C36643" w:rsidRDefault="001E0ABA" w:rsidP="00E463B0">
      <w:pPr>
        <w:pStyle w:val="Heading4"/>
      </w:pPr>
      <w:bookmarkStart w:id="418" w:name="_Toc219312254"/>
      <w:bookmarkStart w:id="419" w:name="_Toc219315753"/>
      <w:r w:rsidRPr="001E0ABA">
        <w:t>Role management</w:t>
      </w:r>
      <w:bookmarkEnd w:id="418"/>
      <w:bookmarkEnd w:id="419"/>
    </w:p>
    <w:p w14:paraId="3B5B88AD" w14:textId="77777777" w:rsidR="00BE42B1" w:rsidRDefault="00AC1475" w:rsidP="00E463B0">
      <w:pPr>
        <w:keepNext/>
        <w:ind w:firstLine="0"/>
      </w:pPr>
      <w:r>
        <w:rPr>
          <w:noProof/>
        </w:rPr>
        <w:lastRenderedPageBreak/>
        <w:drawing>
          <wp:inline distT="0" distB="0" distL="0" distR="0" wp14:anchorId="0C148747" wp14:editId="17CA731E">
            <wp:extent cx="6120130" cy="3441065"/>
            <wp:effectExtent l="0" t="0" r="0" b="6985"/>
            <wp:docPr id="20292305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30540" name="Picture 1" descr="A screenshot of a computer&#10;&#10;AI-generated content may be incorrect."/>
                    <pic:cNvPicPr/>
                  </pic:nvPicPr>
                  <pic:blipFill>
                    <a:blip r:embed="rId61"/>
                    <a:stretch>
                      <a:fillRect/>
                    </a:stretch>
                  </pic:blipFill>
                  <pic:spPr>
                    <a:xfrm>
                      <a:off x="0" y="0"/>
                      <a:ext cx="6120130" cy="3441065"/>
                    </a:xfrm>
                    <a:prstGeom prst="rect">
                      <a:avLst/>
                    </a:prstGeom>
                  </pic:spPr>
                </pic:pic>
              </a:graphicData>
            </a:graphic>
          </wp:inline>
        </w:drawing>
      </w:r>
    </w:p>
    <w:p w14:paraId="439DF2E6" w14:textId="24F0DC98" w:rsidR="005457CB" w:rsidRDefault="00BE42B1" w:rsidP="004608B6">
      <w:pPr>
        <w:pStyle w:val="Caption"/>
      </w:pPr>
      <w:bookmarkStart w:id="420" w:name="_Toc219315534"/>
      <w:r>
        <w:t xml:space="preserve">Figure </w:t>
      </w:r>
      <w:r>
        <w:fldChar w:fldCharType="begin"/>
      </w:r>
      <w:r>
        <w:instrText>STYLEREF 2 \s</w:instrText>
      </w:r>
      <w:r>
        <w:fldChar w:fldCharType="separate"/>
      </w:r>
      <w:r w:rsidR="00FE47B3">
        <w:rPr>
          <w:noProof/>
          <w:cs/>
        </w:rPr>
        <w:t>‎</w:t>
      </w:r>
      <w:r w:rsidR="00FE47B3">
        <w:rPr>
          <w:noProof/>
        </w:rPr>
        <w:t>4.4</w:t>
      </w:r>
      <w:r>
        <w:fldChar w:fldCharType="end"/>
      </w:r>
      <w:r w:rsidR="00B04F6E">
        <w:noBreakHyphen/>
      </w:r>
      <w:r>
        <w:fldChar w:fldCharType="begin"/>
      </w:r>
      <w:r>
        <w:instrText>SEQ Figure \* ARABIC \s 2</w:instrText>
      </w:r>
      <w:r>
        <w:fldChar w:fldCharType="separate"/>
      </w:r>
      <w:r w:rsidR="00FE47B3">
        <w:rPr>
          <w:noProof/>
        </w:rPr>
        <w:t>6</w:t>
      </w:r>
      <w:r>
        <w:fldChar w:fldCharType="end"/>
      </w:r>
      <w:r>
        <w:t xml:space="preserve">: </w:t>
      </w:r>
      <w:r w:rsidRPr="00A74569">
        <w:t xml:space="preserve">Role </w:t>
      </w:r>
      <w:r w:rsidRPr="00BE42B1">
        <w:t>management</w:t>
      </w:r>
      <w:bookmarkEnd w:id="420"/>
    </w:p>
    <w:p w14:paraId="25BEE16D" w14:textId="6DFEB59E" w:rsidR="002F40C3" w:rsidRPr="002F40C3" w:rsidRDefault="00B72784" w:rsidP="00E463B0">
      <w:r w:rsidRPr="00B72784">
        <w:t>Shows how administrators manage roles/groups used by the RBAC model, including creating or updating role definitions.</w:t>
      </w:r>
    </w:p>
    <w:p w14:paraId="51F2151F" w14:textId="0D6640B3" w:rsidR="001E0ABA" w:rsidRDefault="00F865AB" w:rsidP="00E463B0">
      <w:pPr>
        <w:pStyle w:val="Heading4"/>
      </w:pPr>
      <w:bookmarkStart w:id="421" w:name="_Toc219312255"/>
      <w:bookmarkStart w:id="422" w:name="_Toc219315754"/>
      <w:r w:rsidRPr="00F865AB">
        <w:t>Permission matrix or access control settings</w:t>
      </w:r>
      <w:bookmarkEnd w:id="421"/>
      <w:bookmarkEnd w:id="422"/>
    </w:p>
    <w:p w14:paraId="458C828C" w14:textId="77777777" w:rsidR="00BE42B1" w:rsidRDefault="0096733B" w:rsidP="00E463B0">
      <w:pPr>
        <w:keepNext/>
        <w:ind w:firstLine="0"/>
      </w:pPr>
      <w:r>
        <w:rPr>
          <w:noProof/>
        </w:rPr>
        <w:drawing>
          <wp:inline distT="0" distB="0" distL="0" distR="0" wp14:anchorId="78729AA7" wp14:editId="246FBF1E">
            <wp:extent cx="6120130" cy="3441065"/>
            <wp:effectExtent l="0" t="0" r="0" b="6985"/>
            <wp:docPr id="10093570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57000" name="Picture 1" descr="A screenshot of a computer&#10;&#10;AI-generated content may be incorrect."/>
                    <pic:cNvPicPr/>
                  </pic:nvPicPr>
                  <pic:blipFill>
                    <a:blip r:embed="rId62"/>
                    <a:stretch>
                      <a:fillRect/>
                    </a:stretch>
                  </pic:blipFill>
                  <pic:spPr>
                    <a:xfrm>
                      <a:off x="0" y="0"/>
                      <a:ext cx="6120130" cy="3441065"/>
                    </a:xfrm>
                    <a:prstGeom prst="rect">
                      <a:avLst/>
                    </a:prstGeom>
                  </pic:spPr>
                </pic:pic>
              </a:graphicData>
            </a:graphic>
          </wp:inline>
        </w:drawing>
      </w:r>
    </w:p>
    <w:p w14:paraId="079A48A3" w14:textId="49E584CE" w:rsidR="005457CB" w:rsidRDefault="00BE42B1" w:rsidP="004608B6">
      <w:pPr>
        <w:pStyle w:val="Caption"/>
      </w:pPr>
      <w:bookmarkStart w:id="423" w:name="_Toc219315535"/>
      <w:r>
        <w:t xml:space="preserve">Figure </w:t>
      </w:r>
      <w:r>
        <w:fldChar w:fldCharType="begin"/>
      </w:r>
      <w:r>
        <w:instrText>STYLEREF 2 \s</w:instrText>
      </w:r>
      <w:r>
        <w:fldChar w:fldCharType="separate"/>
      </w:r>
      <w:r w:rsidR="00FE47B3">
        <w:rPr>
          <w:noProof/>
          <w:cs/>
        </w:rPr>
        <w:t>‎</w:t>
      </w:r>
      <w:r w:rsidR="00FE47B3">
        <w:rPr>
          <w:noProof/>
        </w:rPr>
        <w:t>4.4</w:t>
      </w:r>
      <w:r>
        <w:fldChar w:fldCharType="end"/>
      </w:r>
      <w:r w:rsidR="00B04F6E">
        <w:noBreakHyphen/>
      </w:r>
      <w:r>
        <w:fldChar w:fldCharType="begin"/>
      </w:r>
      <w:r>
        <w:instrText>SEQ Figure \* ARABIC \s 2</w:instrText>
      </w:r>
      <w:r>
        <w:fldChar w:fldCharType="separate"/>
      </w:r>
      <w:r w:rsidR="00FE47B3">
        <w:rPr>
          <w:noProof/>
        </w:rPr>
        <w:t>7</w:t>
      </w:r>
      <w:r>
        <w:fldChar w:fldCharType="end"/>
      </w:r>
      <w:r>
        <w:t xml:space="preserve">: </w:t>
      </w:r>
      <w:r w:rsidRPr="00F17DAF">
        <w:t>Permission matrix configuration</w:t>
      </w:r>
      <w:bookmarkEnd w:id="423"/>
    </w:p>
    <w:p w14:paraId="1DF0F066" w14:textId="790AD6D9" w:rsidR="00383037" w:rsidRDefault="00B72784" w:rsidP="00E463B0">
      <w:r w:rsidRPr="00B72784">
        <w:lastRenderedPageBreak/>
        <w:t>Displays the permission matrix where admins grant or revoke module-level actions per role to control what each group can access.</w:t>
      </w:r>
    </w:p>
    <w:p w14:paraId="3B44CD6B" w14:textId="1EBE873D" w:rsidR="001F4DC7" w:rsidRDefault="001F4DC7" w:rsidP="00E463B0">
      <w:pPr>
        <w:pStyle w:val="Heading4"/>
      </w:pPr>
      <w:bookmarkStart w:id="424" w:name="_Toc219312256"/>
      <w:bookmarkStart w:id="425" w:name="_Toc219315755"/>
      <w:r w:rsidRPr="001F4DC7">
        <w:t>Employee management</w:t>
      </w:r>
      <w:bookmarkEnd w:id="424"/>
      <w:bookmarkEnd w:id="425"/>
    </w:p>
    <w:p w14:paraId="4B0DFBA1" w14:textId="77777777" w:rsidR="00542E7C" w:rsidRDefault="00546512" w:rsidP="00E463B0">
      <w:pPr>
        <w:keepNext/>
        <w:ind w:firstLine="0"/>
      </w:pPr>
      <w:r>
        <w:rPr>
          <w:noProof/>
        </w:rPr>
        <w:drawing>
          <wp:inline distT="0" distB="0" distL="0" distR="0" wp14:anchorId="4A19402F" wp14:editId="34FA0956">
            <wp:extent cx="6120130" cy="3441065"/>
            <wp:effectExtent l="0" t="0" r="0" b="6985"/>
            <wp:docPr id="8057220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22005" name="Picture 1" descr="A screenshot of a computer&#10;&#10;AI-generated content may be incorrect."/>
                    <pic:cNvPicPr/>
                  </pic:nvPicPr>
                  <pic:blipFill>
                    <a:blip r:embed="rId63"/>
                    <a:stretch>
                      <a:fillRect/>
                    </a:stretch>
                  </pic:blipFill>
                  <pic:spPr>
                    <a:xfrm>
                      <a:off x="0" y="0"/>
                      <a:ext cx="6120130" cy="3441065"/>
                    </a:xfrm>
                    <a:prstGeom prst="rect">
                      <a:avLst/>
                    </a:prstGeom>
                  </pic:spPr>
                </pic:pic>
              </a:graphicData>
            </a:graphic>
          </wp:inline>
        </w:drawing>
      </w:r>
    </w:p>
    <w:p w14:paraId="727B30F8" w14:textId="1FF20600" w:rsidR="00542E7C" w:rsidRDefault="00542E7C" w:rsidP="004608B6">
      <w:pPr>
        <w:pStyle w:val="Caption"/>
      </w:pPr>
      <w:bookmarkStart w:id="426" w:name="_Toc219315536"/>
      <w:r>
        <w:t xml:space="preserve">Figure </w:t>
      </w:r>
      <w:r>
        <w:fldChar w:fldCharType="begin"/>
      </w:r>
      <w:r>
        <w:instrText>STYLEREF 2 \s</w:instrText>
      </w:r>
      <w:r>
        <w:fldChar w:fldCharType="separate"/>
      </w:r>
      <w:r w:rsidR="00FE47B3">
        <w:rPr>
          <w:noProof/>
          <w:cs/>
        </w:rPr>
        <w:t>‎</w:t>
      </w:r>
      <w:r w:rsidR="00FE47B3">
        <w:rPr>
          <w:noProof/>
        </w:rPr>
        <w:t>4.4</w:t>
      </w:r>
      <w:r>
        <w:fldChar w:fldCharType="end"/>
      </w:r>
      <w:r w:rsidR="00B04F6E">
        <w:noBreakHyphen/>
      </w:r>
      <w:r>
        <w:fldChar w:fldCharType="begin"/>
      </w:r>
      <w:r>
        <w:instrText>SEQ Figure \* ARABIC \s 2</w:instrText>
      </w:r>
      <w:r>
        <w:fldChar w:fldCharType="separate"/>
      </w:r>
      <w:r w:rsidR="00FE47B3">
        <w:rPr>
          <w:noProof/>
        </w:rPr>
        <w:t>8</w:t>
      </w:r>
      <w:r>
        <w:fldChar w:fldCharType="end"/>
      </w:r>
      <w:r>
        <w:t>:</w:t>
      </w:r>
      <w:r w:rsidRPr="005E13FC">
        <w:t xml:space="preserve"> Employee management</w:t>
      </w:r>
      <w:bookmarkEnd w:id="426"/>
    </w:p>
    <w:p w14:paraId="64B958D8" w14:textId="2D54AFF9" w:rsidR="00B72784" w:rsidRPr="00B72784" w:rsidRDefault="00B72784" w:rsidP="00E463B0">
      <w:r w:rsidRPr="00B72784">
        <w:t>Manages employee profiles used internally (for example, staff information and position), supporting day-to-day HR administration.</w:t>
      </w:r>
    </w:p>
    <w:p w14:paraId="40B207D6" w14:textId="045AE377" w:rsidR="00542E7C" w:rsidRPr="00542E7C" w:rsidRDefault="00542E7C" w:rsidP="00E463B0">
      <w:pPr>
        <w:pStyle w:val="Heading4"/>
      </w:pPr>
      <w:bookmarkStart w:id="427" w:name="_Toc219312257"/>
      <w:bookmarkStart w:id="428" w:name="_Toc219315756"/>
      <w:r w:rsidRPr="00542E7C">
        <w:t>Attendance tracking</w:t>
      </w:r>
      <w:bookmarkEnd w:id="427"/>
      <w:bookmarkEnd w:id="428"/>
    </w:p>
    <w:p w14:paraId="5E4DE6AB" w14:textId="77777777" w:rsidR="00542E7C" w:rsidRDefault="008C3F8F" w:rsidP="00E463B0">
      <w:pPr>
        <w:keepNext/>
        <w:ind w:firstLine="0"/>
      </w:pPr>
      <w:r>
        <w:rPr>
          <w:noProof/>
        </w:rPr>
        <w:lastRenderedPageBreak/>
        <w:drawing>
          <wp:inline distT="0" distB="0" distL="0" distR="0" wp14:anchorId="1D83E061" wp14:editId="40415620">
            <wp:extent cx="6120130" cy="3441065"/>
            <wp:effectExtent l="0" t="0" r="0" b="6985"/>
            <wp:docPr id="6565335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33528" name="Picture 1" descr="A screenshot of a computer&#10;&#10;AI-generated content may be incorrect."/>
                    <pic:cNvPicPr/>
                  </pic:nvPicPr>
                  <pic:blipFill>
                    <a:blip r:embed="rId64"/>
                    <a:stretch>
                      <a:fillRect/>
                    </a:stretch>
                  </pic:blipFill>
                  <pic:spPr>
                    <a:xfrm>
                      <a:off x="0" y="0"/>
                      <a:ext cx="6120130" cy="3441065"/>
                    </a:xfrm>
                    <a:prstGeom prst="rect">
                      <a:avLst/>
                    </a:prstGeom>
                  </pic:spPr>
                </pic:pic>
              </a:graphicData>
            </a:graphic>
          </wp:inline>
        </w:drawing>
      </w:r>
    </w:p>
    <w:p w14:paraId="13D30CFF" w14:textId="5185A857" w:rsidR="00546512" w:rsidRDefault="00542E7C" w:rsidP="004608B6">
      <w:pPr>
        <w:pStyle w:val="Caption"/>
      </w:pPr>
      <w:bookmarkStart w:id="429" w:name="_Toc219315537"/>
      <w:r>
        <w:t xml:space="preserve">Figure </w:t>
      </w:r>
      <w:r>
        <w:fldChar w:fldCharType="begin"/>
      </w:r>
      <w:r>
        <w:instrText>STYLEREF 2 \s</w:instrText>
      </w:r>
      <w:r>
        <w:fldChar w:fldCharType="separate"/>
      </w:r>
      <w:r w:rsidR="00FE47B3">
        <w:rPr>
          <w:noProof/>
          <w:cs/>
        </w:rPr>
        <w:t>‎</w:t>
      </w:r>
      <w:r w:rsidR="00FE47B3">
        <w:rPr>
          <w:noProof/>
        </w:rPr>
        <w:t>4.4</w:t>
      </w:r>
      <w:r>
        <w:fldChar w:fldCharType="end"/>
      </w:r>
      <w:r w:rsidR="00B04F6E">
        <w:noBreakHyphen/>
      </w:r>
      <w:r>
        <w:fldChar w:fldCharType="begin"/>
      </w:r>
      <w:r>
        <w:instrText>SEQ Figure \* ARABIC \s 2</w:instrText>
      </w:r>
      <w:r>
        <w:fldChar w:fldCharType="separate"/>
      </w:r>
      <w:r w:rsidR="00FE47B3">
        <w:rPr>
          <w:noProof/>
        </w:rPr>
        <w:t>9</w:t>
      </w:r>
      <w:r>
        <w:fldChar w:fldCharType="end"/>
      </w:r>
      <w:r>
        <w:t xml:space="preserve">: </w:t>
      </w:r>
      <w:r w:rsidRPr="00AD35AD">
        <w:t>Attendance tracking</w:t>
      </w:r>
      <w:bookmarkEnd w:id="429"/>
    </w:p>
    <w:p w14:paraId="731ABD4F" w14:textId="4F96F560" w:rsidR="00B72784" w:rsidRPr="00B72784" w:rsidRDefault="00B72784" w:rsidP="00E463B0">
      <w:r w:rsidRPr="00B72784">
        <w:t>Shows attendance history and tracking tools, allowing admins to review records by date range and confirm attendance status.</w:t>
      </w:r>
    </w:p>
    <w:p w14:paraId="67DE9201" w14:textId="1CEBD4C4" w:rsidR="00542E7C" w:rsidRPr="00542E7C" w:rsidRDefault="00D309C5" w:rsidP="00E463B0">
      <w:pPr>
        <w:pStyle w:val="Heading4"/>
      </w:pPr>
      <w:bookmarkStart w:id="430" w:name="_Toc219312258"/>
      <w:bookmarkStart w:id="431" w:name="_Toc219315757"/>
      <w:r w:rsidRPr="00D309C5">
        <w:t>Expense management</w:t>
      </w:r>
      <w:bookmarkEnd w:id="430"/>
      <w:bookmarkEnd w:id="431"/>
    </w:p>
    <w:p w14:paraId="7D2BEE15" w14:textId="77777777" w:rsidR="00D309C5" w:rsidRDefault="00383037" w:rsidP="00E463B0">
      <w:pPr>
        <w:keepNext/>
        <w:ind w:firstLine="0"/>
      </w:pPr>
      <w:r>
        <w:rPr>
          <w:noProof/>
        </w:rPr>
        <w:drawing>
          <wp:inline distT="0" distB="0" distL="0" distR="0" wp14:anchorId="3F8C4E20" wp14:editId="08579013">
            <wp:extent cx="6120130" cy="3441065"/>
            <wp:effectExtent l="0" t="0" r="0" b="6985"/>
            <wp:docPr id="15545784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78487" name="Picture 1" descr="A screenshot of a computer&#10;&#10;AI-generated content may be incorrect."/>
                    <pic:cNvPicPr/>
                  </pic:nvPicPr>
                  <pic:blipFill>
                    <a:blip r:embed="rId65"/>
                    <a:stretch>
                      <a:fillRect/>
                    </a:stretch>
                  </pic:blipFill>
                  <pic:spPr>
                    <a:xfrm>
                      <a:off x="0" y="0"/>
                      <a:ext cx="6120130" cy="3441065"/>
                    </a:xfrm>
                    <a:prstGeom prst="rect">
                      <a:avLst/>
                    </a:prstGeom>
                  </pic:spPr>
                </pic:pic>
              </a:graphicData>
            </a:graphic>
          </wp:inline>
        </w:drawing>
      </w:r>
    </w:p>
    <w:p w14:paraId="118B7280" w14:textId="67EB23AC" w:rsidR="00383037" w:rsidRDefault="00D309C5" w:rsidP="004608B6">
      <w:pPr>
        <w:pStyle w:val="Caption"/>
      </w:pPr>
      <w:bookmarkStart w:id="432" w:name="_Toc219315538"/>
      <w:r>
        <w:t xml:space="preserve">Figure </w:t>
      </w:r>
      <w:r>
        <w:fldChar w:fldCharType="begin"/>
      </w:r>
      <w:r>
        <w:instrText>STYLEREF 2 \s</w:instrText>
      </w:r>
      <w:r>
        <w:fldChar w:fldCharType="separate"/>
      </w:r>
      <w:r w:rsidR="00FE47B3">
        <w:rPr>
          <w:noProof/>
          <w:cs/>
        </w:rPr>
        <w:t>‎</w:t>
      </w:r>
      <w:r w:rsidR="00FE47B3">
        <w:rPr>
          <w:noProof/>
        </w:rPr>
        <w:t>4.4</w:t>
      </w:r>
      <w:r>
        <w:fldChar w:fldCharType="end"/>
      </w:r>
      <w:r w:rsidR="00B04F6E">
        <w:noBreakHyphen/>
      </w:r>
      <w:r>
        <w:fldChar w:fldCharType="begin"/>
      </w:r>
      <w:r>
        <w:instrText>SEQ Figure \* ARABIC \s 2</w:instrText>
      </w:r>
      <w:r>
        <w:fldChar w:fldCharType="separate"/>
      </w:r>
      <w:r w:rsidR="00FE47B3">
        <w:rPr>
          <w:noProof/>
        </w:rPr>
        <w:t>10</w:t>
      </w:r>
      <w:r>
        <w:fldChar w:fldCharType="end"/>
      </w:r>
      <w:r>
        <w:t xml:space="preserve">: </w:t>
      </w:r>
      <w:r w:rsidRPr="007B7FA0">
        <w:t>Expense management</w:t>
      </w:r>
      <w:bookmarkEnd w:id="432"/>
    </w:p>
    <w:p w14:paraId="5C762584" w14:textId="6F0FC9A1" w:rsidR="00B72784" w:rsidRPr="00B72784" w:rsidRDefault="00EF49A6" w:rsidP="00E463B0">
      <w:r w:rsidRPr="00EF49A6">
        <w:lastRenderedPageBreak/>
        <w:t>Records operational expenses with filtering and quick review, supporting cost tracking that feeds into reporting and business analysis.</w:t>
      </w:r>
    </w:p>
    <w:p w14:paraId="3F21F3CA" w14:textId="77777777" w:rsidR="00D309C5" w:rsidRDefault="00EB1F71" w:rsidP="00E463B0">
      <w:pPr>
        <w:keepNext/>
        <w:ind w:firstLine="0"/>
      </w:pPr>
      <w:r>
        <w:rPr>
          <w:noProof/>
        </w:rPr>
        <w:drawing>
          <wp:inline distT="0" distB="0" distL="0" distR="0" wp14:anchorId="6020A4E1" wp14:editId="77572DDF">
            <wp:extent cx="6120130" cy="3441065"/>
            <wp:effectExtent l="0" t="0" r="0" b="6985"/>
            <wp:docPr id="15908371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37101" name="Picture 1" descr="A screenshot of a computer&#10;&#10;AI-generated content may be incorrect."/>
                    <pic:cNvPicPr/>
                  </pic:nvPicPr>
                  <pic:blipFill>
                    <a:blip r:embed="rId66"/>
                    <a:stretch>
                      <a:fillRect/>
                    </a:stretch>
                  </pic:blipFill>
                  <pic:spPr>
                    <a:xfrm>
                      <a:off x="0" y="0"/>
                      <a:ext cx="6120130" cy="3441065"/>
                    </a:xfrm>
                    <a:prstGeom prst="rect">
                      <a:avLst/>
                    </a:prstGeom>
                  </pic:spPr>
                </pic:pic>
              </a:graphicData>
            </a:graphic>
          </wp:inline>
        </w:drawing>
      </w:r>
    </w:p>
    <w:p w14:paraId="5CE2EAD3" w14:textId="739E7C13" w:rsidR="00383037" w:rsidRDefault="00D309C5" w:rsidP="004608B6">
      <w:pPr>
        <w:pStyle w:val="Caption"/>
      </w:pPr>
      <w:bookmarkStart w:id="433" w:name="_Toc219315539"/>
      <w:r>
        <w:t xml:space="preserve">Figure </w:t>
      </w:r>
      <w:r>
        <w:fldChar w:fldCharType="begin"/>
      </w:r>
      <w:r>
        <w:instrText>STYLEREF 2 \s</w:instrText>
      </w:r>
      <w:r>
        <w:fldChar w:fldCharType="separate"/>
      </w:r>
      <w:r w:rsidR="00FE47B3">
        <w:rPr>
          <w:noProof/>
          <w:cs/>
        </w:rPr>
        <w:t>‎</w:t>
      </w:r>
      <w:r w:rsidR="00FE47B3">
        <w:rPr>
          <w:noProof/>
        </w:rPr>
        <w:t>4.4</w:t>
      </w:r>
      <w:r>
        <w:fldChar w:fldCharType="end"/>
      </w:r>
      <w:r w:rsidR="00B04F6E">
        <w:noBreakHyphen/>
      </w:r>
      <w:r>
        <w:fldChar w:fldCharType="begin"/>
      </w:r>
      <w:r>
        <w:instrText>SEQ Figure \* ARABIC \s 2</w:instrText>
      </w:r>
      <w:r>
        <w:fldChar w:fldCharType="separate"/>
      </w:r>
      <w:r w:rsidR="00FE47B3">
        <w:rPr>
          <w:noProof/>
        </w:rPr>
        <w:t>11</w:t>
      </w:r>
      <w:r>
        <w:fldChar w:fldCharType="end"/>
      </w:r>
      <w:r>
        <w:t xml:space="preserve">: </w:t>
      </w:r>
      <w:r w:rsidRPr="003C3647">
        <w:t>Executive reporting dashboard</w:t>
      </w:r>
      <w:bookmarkEnd w:id="433"/>
    </w:p>
    <w:p w14:paraId="74CED1D4" w14:textId="5D427AA5" w:rsidR="00EF49A6" w:rsidRPr="00EF49A6" w:rsidRDefault="00EF49A6" w:rsidP="00E463B0">
      <w:r w:rsidRPr="00EF49A6">
        <w:t>Summarizes financial performance with charts and totals, giving administrators a clear overview of revenue, expenses, and profit trends.</w:t>
      </w:r>
    </w:p>
    <w:p w14:paraId="448DC9E0" w14:textId="77404CCC" w:rsidR="00237ED8" w:rsidRPr="00237ED8" w:rsidRDefault="00237ED8" w:rsidP="00E463B0">
      <w:pPr>
        <w:pStyle w:val="Heading4"/>
      </w:pPr>
      <w:bookmarkStart w:id="434" w:name="_Toc219312259"/>
      <w:bookmarkStart w:id="435" w:name="_Toc219315758"/>
      <w:r w:rsidRPr="00237ED8">
        <w:t>Export reports to Excel</w:t>
      </w:r>
      <w:bookmarkEnd w:id="434"/>
      <w:bookmarkEnd w:id="435"/>
    </w:p>
    <w:p w14:paraId="3D610FCC" w14:textId="77777777" w:rsidR="00237ED8" w:rsidRDefault="001925AE" w:rsidP="00E463B0">
      <w:pPr>
        <w:keepNext/>
        <w:ind w:firstLine="0"/>
      </w:pPr>
      <w:r>
        <w:rPr>
          <w:noProof/>
        </w:rPr>
        <w:lastRenderedPageBreak/>
        <w:drawing>
          <wp:inline distT="0" distB="0" distL="0" distR="0" wp14:anchorId="744F298B" wp14:editId="374FE13A">
            <wp:extent cx="6120130" cy="3441065"/>
            <wp:effectExtent l="0" t="0" r="0" b="6985"/>
            <wp:docPr id="13378785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78558" name="Picture 1" descr="A screenshot of a computer&#10;&#10;AI-generated content may be incorrect."/>
                    <pic:cNvPicPr/>
                  </pic:nvPicPr>
                  <pic:blipFill>
                    <a:blip r:embed="rId67"/>
                    <a:stretch>
                      <a:fillRect/>
                    </a:stretch>
                  </pic:blipFill>
                  <pic:spPr>
                    <a:xfrm>
                      <a:off x="0" y="0"/>
                      <a:ext cx="6120130" cy="3441065"/>
                    </a:xfrm>
                    <a:prstGeom prst="rect">
                      <a:avLst/>
                    </a:prstGeom>
                  </pic:spPr>
                </pic:pic>
              </a:graphicData>
            </a:graphic>
          </wp:inline>
        </w:drawing>
      </w:r>
    </w:p>
    <w:p w14:paraId="00086E36" w14:textId="224BB9EF" w:rsidR="00D309C5" w:rsidRDefault="00237ED8" w:rsidP="004608B6">
      <w:pPr>
        <w:pStyle w:val="Caption"/>
      </w:pPr>
      <w:bookmarkStart w:id="436" w:name="_Toc219315540"/>
      <w:r>
        <w:t xml:space="preserve">Figure </w:t>
      </w:r>
      <w:r>
        <w:fldChar w:fldCharType="begin"/>
      </w:r>
      <w:r>
        <w:instrText>STYLEREF 2 \s</w:instrText>
      </w:r>
      <w:r>
        <w:fldChar w:fldCharType="separate"/>
      </w:r>
      <w:r w:rsidR="00FE47B3">
        <w:rPr>
          <w:noProof/>
          <w:cs/>
        </w:rPr>
        <w:t>‎</w:t>
      </w:r>
      <w:r w:rsidR="00FE47B3">
        <w:rPr>
          <w:noProof/>
        </w:rPr>
        <w:t>4.4</w:t>
      </w:r>
      <w:r>
        <w:fldChar w:fldCharType="end"/>
      </w:r>
      <w:r w:rsidR="00B04F6E">
        <w:noBreakHyphen/>
      </w:r>
      <w:r>
        <w:fldChar w:fldCharType="begin"/>
      </w:r>
      <w:r>
        <w:instrText>SEQ Figure \* ARABIC \s 2</w:instrText>
      </w:r>
      <w:r>
        <w:fldChar w:fldCharType="separate"/>
      </w:r>
      <w:r w:rsidR="00FE47B3">
        <w:rPr>
          <w:noProof/>
        </w:rPr>
        <w:t>12</w:t>
      </w:r>
      <w:r>
        <w:fldChar w:fldCharType="end"/>
      </w:r>
      <w:r>
        <w:t xml:space="preserve">: </w:t>
      </w:r>
      <w:r w:rsidRPr="006D1C01">
        <w:t>Exported Excel report</w:t>
      </w:r>
      <w:bookmarkEnd w:id="436"/>
    </w:p>
    <w:p w14:paraId="591450AC" w14:textId="3DC0572F" w:rsidR="00EF49A6" w:rsidRPr="00EF49A6" w:rsidRDefault="00EF49A6" w:rsidP="00E463B0">
      <w:r w:rsidRPr="00EF49A6">
        <w:t>Example of an exported report opened in Excel, confirming that the system can generate downloadable summaries for offline review and sharing.</w:t>
      </w:r>
    </w:p>
    <w:p w14:paraId="3D18DB7C" w14:textId="58505939" w:rsidR="00B04F6E" w:rsidRPr="00B04F6E" w:rsidRDefault="00B04F6E" w:rsidP="00E463B0">
      <w:pPr>
        <w:pStyle w:val="Heading4"/>
      </w:pPr>
      <w:bookmarkStart w:id="437" w:name="_Toc219312260"/>
      <w:bookmarkStart w:id="438" w:name="_Toc219315759"/>
      <w:r w:rsidRPr="00B04F6E">
        <w:t>System configuration</w:t>
      </w:r>
      <w:bookmarkEnd w:id="437"/>
      <w:bookmarkEnd w:id="438"/>
    </w:p>
    <w:p w14:paraId="334404D3" w14:textId="77777777" w:rsidR="00B04F6E" w:rsidRDefault="001F24F4" w:rsidP="00E463B0">
      <w:pPr>
        <w:keepNext/>
        <w:ind w:firstLine="0"/>
      </w:pPr>
      <w:r>
        <w:rPr>
          <w:noProof/>
        </w:rPr>
        <w:drawing>
          <wp:inline distT="0" distB="0" distL="0" distR="0" wp14:anchorId="17042D3F" wp14:editId="6FF97181">
            <wp:extent cx="6120130" cy="3441065"/>
            <wp:effectExtent l="0" t="0" r="0" b="6985"/>
            <wp:docPr id="17809870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87034" name="Picture 1" descr="A screenshot of a computer&#10;&#10;AI-generated content may be incorrect."/>
                    <pic:cNvPicPr/>
                  </pic:nvPicPr>
                  <pic:blipFill>
                    <a:blip r:embed="rId68"/>
                    <a:stretch>
                      <a:fillRect/>
                    </a:stretch>
                  </pic:blipFill>
                  <pic:spPr>
                    <a:xfrm>
                      <a:off x="0" y="0"/>
                      <a:ext cx="6120130" cy="3441065"/>
                    </a:xfrm>
                    <a:prstGeom prst="rect">
                      <a:avLst/>
                    </a:prstGeom>
                  </pic:spPr>
                </pic:pic>
              </a:graphicData>
            </a:graphic>
          </wp:inline>
        </w:drawing>
      </w:r>
    </w:p>
    <w:p w14:paraId="03416619" w14:textId="3C40876C" w:rsidR="001F24F4" w:rsidRDefault="00B04F6E" w:rsidP="004608B6">
      <w:pPr>
        <w:pStyle w:val="Caption"/>
      </w:pPr>
      <w:bookmarkStart w:id="439" w:name="_Toc219315541"/>
      <w:r>
        <w:t xml:space="preserve">Figure </w:t>
      </w:r>
      <w:r>
        <w:fldChar w:fldCharType="begin"/>
      </w:r>
      <w:r>
        <w:instrText>STYLEREF 2 \s</w:instrText>
      </w:r>
      <w:r>
        <w:fldChar w:fldCharType="separate"/>
      </w:r>
      <w:r w:rsidR="00FE47B3">
        <w:rPr>
          <w:noProof/>
          <w:cs/>
        </w:rPr>
        <w:t>‎</w:t>
      </w:r>
      <w:r w:rsidR="00FE47B3">
        <w:rPr>
          <w:noProof/>
        </w:rPr>
        <w:t>4.4</w:t>
      </w:r>
      <w:r>
        <w:fldChar w:fldCharType="end"/>
      </w:r>
      <w:r>
        <w:noBreakHyphen/>
      </w:r>
      <w:r>
        <w:fldChar w:fldCharType="begin"/>
      </w:r>
      <w:r>
        <w:instrText>SEQ Figure \* ARABIC \s 2</w:instrText>
      </w:r>
      <w:r>
        <w:fldChar w:fldCharType="separate"/>
      </w:r>
      <w:r w:rsidR="00FE47B3">
        <w:rPr>
          <w:noProof/>
        </w:rPr>
        <w:t>13</w:t>
      </w:r>
      <w:r>
        <w:fldChar w:fldCharType="end"/>
      </w:r>
      <w:r>
        <w:t xml:space="preserve">: </w:t>
      </w:r>
      <w:r w:rsidRPr="00401122">
        <w:t>System settings and branding configuration</w:t>
      </w:r>
      <w:bookmarkEnd w:id="439"/>
    </w:p>
    <w:p w14:paraId="4BCFAFB1" w14:textId="422D906D" w:rsidR="00504984" w:rsidRPr="00504984" w:rsidRDefault="00504984" w:rsidP="00E463B0">
      <w:r w:rsidRPr="00504984">
        <w:lastRenderedPageBreak/>
        <w:t xml:space="preserve">Allows administrators to configure general settings such as store information, logo, and display options so the system matches the business identity. </w:t>
      </w:r>
    </w:p>
    <w:p w14:paraId="43E03F88" w14:textId="77777777" w:rsidR="00993482" w:rsidRDefault="00993482">
      <w:pPr>
        <w:spacing w:line="240" w:lineRule="auto"/>
        <w:ind w:firstLine="0"/>
        <w:jc w:val="left"/>
        <w:rPr>
          <w:b/>
          <w:i/>
          <w:sz w:val="28"/>
          <w:szCs w:val="26"/>
        </w:rPr>
      </w:pPr>
      <w:bookmarkStart w:id="440" w:name="_Toc219312261"/>
      <w:r>
        <w:br w:type="page"/>
      </w:r>
    </w:p>
    <w:p w14:paraId="412BA94A" w14:textId="2099B5CD" w:rsidR="004F025B" w:rsidRDefault="004F025B" w:rsidP="00E463B0">
      <w:pPr>
        <w:pStyle w:val="Heading3"/>
      </w:pPr>
      <w:bookmarkStart w:id="441" w:name="_Toc219315760"/>
      <w:r w:rsidRPr="004F025B">
        <w:lastRenderedPageBreak/>
        <w:t>Sales Staff main features</w:t>
      </w:r>
      <w:bookmarkEnd w:id="440"/>
      <w:bookmarkEnd w:id="441"/>
    </w:p>
    <w:p w14:paraId="57259BD8" w14:textId="513CB319" w:rsidR="00110498" w:rsidRPr="00110498" w:rsidRDefault="00E21DA0" w:rsidP="00E463B0">
      <w:pPr>
        <w:pStyle w:val="Heading4"/>
      </w:pPr>
      <w:bookmarkStart w:id="442" w:name="_Toc219312262"/>
      <w:bookmarkStart w:id="443" w:name="_Toc219315761"/>
      <w:r w:rsidRPr="00E21DA0">
        <w:t>Sales dashboard</w:t>
      </w:r>
      <w:bookmarkEnd w:id="442"/>
      <w:bookmarkEnd w:id="443"/>
    </w:p>
    <w:p w14:paraId="127F09D1" w14:textId="77777777" w:rsidR="004C7A4C" w:rsidRDefault="00FB6BB7" w:rsidP="00E463B0">
      <w:pPr>
        <w:keepNext/>
        <w:ind w:firstLine="0"/>
      </w:pPr>
      <w:r>
        <w:rPr>
          <w:noProof/>
        </w:rPr>
        <w:drawing>
          <wp:inline distT="0" distB="0" distL="0" distR="0" wp14:anchorId="17F4569B" wp14:editId="28D63FDA">
            <wp:extent cx="6120130" cy="3441065"/>
            <wp:effectExtent l="0" t="0" r="0" b="6985"/>
            <wp:docPr id="663229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29753" name="Picture 1" descr="A screenshot of a computer&#10;&#10;AI-generated content may be incorrect."/>
                    <pic:cNvPicPr/>
                  </pic:nvPicPr>
                  <pic:blipFill>
                    <a:blip r:embed="rId69"/>
                    <a:stretch>
                      <a:fillRect/>
                    </a:stretch>
                  </pic:blipFill>
                  <pic:spPr>
                    <a:xfrm>
                      <a:off x="0" y="0"/>
                      <a:ext cx="6120130" cy="3441065"/>
                    </a:xfrm>
                    <a:prstGeom prst="rect">
                      <a:avLst/>
                    </a:prstGeom>
                  </pic:spPr>
                </pic:pic>
              </a:graphicData>
            </a:graphic>
          </wp:inline>
        </w:drawing>
      </w:r>
    </w:p>
    <w:p w14:paraId="24411337" w14:textId="21D4F8FE" w:rsidR="00EB6B50" w:rsidRDefault="004C7A4C" w:rsidP="004608B6">
      <w:pPr>
        <w:pStyle w:val="Caption"/>
      </w:pPr>
      <w:bookmarkStart w:id="444" w:name="_Toc219315542"/>
      <w:r>
        <w:t xml:space="preserve">Figure </w:t>
      </w:r>
      <w:r>
        <w:fldChar w:fldCharType="begin"/>
      </w:r>
      <w:r>
        <w:instrText>STYLEREF 2 \s</w:instrText>
      </w:r>
      <w:r>
        <w:fldChar w:fldCharType="separate"/>
      </w:r>
      <w:r w:rsidR="00FE47B3">
        <w:rPr>
          <w:noProof/>
          <w:cs/>
        </w:rPr>
        <w:t>‎</w:t>
      </w:r>
      <w:r w:rsidR="00FE47B3">
        <w:rPr>
          <w:noProof/>
        </w:rPr>
        <w:t>4.4</w:t>
      </w:r>
      <w:r>
        <w:fldChar w:fldCharType="end"/>
      </w:r>
      <w:r w:rsidR="00B04F6E">
        <w:noBreakHyphen/>
      </w:r>
      <w:r>
        <w:fldChar w:fldCharType="begin"/>
      </w:r>
      <w:r>
        <w:instrText>SEQ Figure \* ARABIC \s 2</w:instrText>
      </w:r>
      <w:r>
        <w:fldChar w:fldCharType="separate"/>
      </w:r>
      <w:r w:rsidR="00FE47B3">
        <w:rPr>
          <w:noProof/>
        </w:rPr>
        <w:t>14</w:t>
      </w:r>
      <w:r>
        <w:fldChar w:fldCharType="end"/>
      </w:r>
      <w:r>
        <w:t xml:space="preserve">: </w:t>
      </w:r>
      <w:r w:rsidRPr="00776788">
        <w:t>Sales dashboard</w:t>
      </w:r>
      <w:bookmarkEnd w:id="444"/>
    </w:p>
    <w:p w14:paraId="75652DD7" w14:textId="7C50E4D3" w:rsidR="00922ED4" w:rsidRPr="00922ED4" w:rsidRDefault="00922ED4" w:rsidP="00E463B0">
      <w:r w:rsidRPr="00922ED4">
        <w:t>Sales landing page that supports daily work by summarizing sales-related activity and giving quick access to core sales modules.</w:t>
      </w:r>
    </w:p>
    <w:p w14:paraId="7A78E996" w14:textId="7DB995C1" w:rsidR="00AC6C6A" w:rsidRDefault="0085093E" w:rsidP="00E463B0">
      <w:pPr>
        <w:pStyle w:val="Heading4"/>
      </w:pPr>
      <w:bookmarkStart w:id="445" w:name="_Toc219312263"/>
      <w:bookmarkStart w:id="446" w:name="_Toc219315762"/>
      <w:r w:rsidRPr="0085093E">
        <w:t>Product browsing and searching</w:t>
      </w:r>
      <w:bookmarkEnd w:id="445"/>
      <w:bookmarkEnd w:id="446"/>
    </w:p>
    <w:p w14:paraId="3D563826" w14:textId="77777777" w:rsidR="005B18D3" w:rsidRDefault="001429F6" w:rsidP="00E463B0">
      <w:pPr>
        <w:keepNext/>
        <w:ind w:firstLine="0"/>
      </w:pPr>
      <w:r>
        <w:rPr>
          <w:noProof/>
        </w:rPr>
        <w:lastRenderedPageBreak/>
        <w:drawing>
          <wp:inline distT="0" distB="0" distL="0" distR="0" wp14:anchorId="46E40381" wp14:editId="45E909AC">
            <wp:extent cx="6120130" cy="3441065"/>
            <wp:effectExtent l="0" t="0" r="0" b="6985"/>
            <wp:docPr id="18585459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45950" name="Picture 1" descr="A screenshot of a computer&#10;&#10;AI-generated content may be incorrect."/>
                    <pic:cNvPicPr/>
                  </pic:nvPicPr>
                  <pic:blipFill>
                    <a:blip r:embed="rId70"/>
                    <a:stretch>
                      <a:fillRect/>
                    </a:stretch>
                  </pic:blipFill>
                  <pic:spPr>
                    <a:xfrm>
                      <a:off x="0" y="0"/>
                      <a:ext cx="6120130" cy="3441065"/>
                    </a:xfrm>
                    <a:prstGeom prst="rect">
                      <a:avLst/>
                    </a:prstGeom>
                  </pic:spPr>
                </pic:pic>
              </a:graphicData>
            </a:graphic>
          </wp:inline>
        </w:drawing>
      </w:r>
    </w:p>
    <w:p w14:paraId="682D84A3" w14:textId="6516145D" w:rsidR="00CD1B9B" w:rsidRDefault="005B18D3" w:rsidP="004608B6">
      <w:pPr>
        <w:pStyle w:val="Caption"/>
      </w:pPr>
      <w:bookmarkStart w:id="447" w:name="_Toc219315543"/>
      <w:r>
        <w:t xml:space="preserve">Figure </w:t>
      </w:r>
      <w:r>
        <w:fldChar w:fldCharType="begin"/>
      </w:r>
      <w:r>
        <w:instrText>STYLEREF 2 \s</w:instrText>
      </w:r>
      <w:r>
        <w:fldChar w:fldCharType="separate"/>
      </w:r>
      <w:r w:rsidR="00FE47B3">
        <w:rPr>
          <w:noProof/>
          <w:cs/>
        </w:rPr>
        <w:t>‎</w:t>
      </w:r>
      <w:r w:rsidR="00FE47B3">
        <w:rPr>
          <w:noProof/>
        </w:rPr>
        <w:t>4.4</w:t>
      </w:r>
      <w:r>
        <w:fldChar w:fldCharType="end"/>
      </w:r>
      <w:r w:rsidR="00B04F6E">
        <w:noBreakHyphen/>
      </w:r>
      <w:r>
        <w:fldChar w:fldCharType="begin"/>
      </w:r>
      <w:r>
        <w:instrText>SEQ Figure \* ARABIC \s 2</w:instrText>
      </w:r>
      <w:r>
        <w:fldChar w:fldCharType="separate"/>
      </w:r>
      <w:r w:rsidR="00FE47B3">
        <w:rPr>
          <w:noProof/>
        </w:rPr>
        <w:t>15</w:t>
      </w:r>
      <w:r>
        <w:fldChar w:fldCharType="end"/>
      </w:r>
      <w:r>
        <w:t xml:space="preserve">: </w:t>
      </w:r>
      <w:r w:rsidRPr="0035377A">
        <w:t>Product browsing and search</w:t>
      </w:r>
      <w:bookmarkEnd w:id="447"/>
    </w:p>
    <w:p w14:paraId="517EFC08" w14:textId="1FAB1631" w:rsidR="00E544F9" w:rsidRPr="00E544F9" w:rsidRDefault="00E544F9" w:rsidP="00E463B0">
      <w:r w:rsidRPr="00E544F9">
        <w:t xml:space="preserve">Shows the product list with search/filter controls, helping sales staff quickly find items during customer consultation. </w:t>
      </w:r>
    </w:p>
    <w:p w14:paraId="03DBC1FA" w14:textId="3A676DE6" w:rsidR="0085093E" w:rsidRDefault="003B03CC" w:rsidP="00E463B0">
      <w:pPr>
        <w:pStyle w:val="Heading4"/>
      </w:pPr>
      <w:bookmarkStart w:id="448" w:name="_Toc219312264"/>
      <w:bookmarkStart w:id="449" w:name="_Toc219315763"/>
      <w:r w:rsidRPr="003B03CC">
        <w:t>Product detail view</w:t>
      </w:r>
      <w:bookmarkEnd w:id="448"/>
      <w:bookmarkEnd w:id="449"/>
    </w:p>
    <w:p w14:paraId="004EAFA9" w14:textId="77777777" w:rsidR="005B18D3" w:rsidRDefault="000E0518" w:rsidP="00E463B0">
      <w:pPr>
        <w:keepNext/>
        <w:ind w:firstLine="0"/>
      </w:pPr>
      <w:r>
        <w:rPr>
          <w:noProof/>
        </w:rPr>
        <w:drawing>
          <wp:inline distT="0" distB="0" distL="0" distR="0" wp14:anchorId="161946BF" wp14:editId="4FB516DB">
            <wp:extent cx="6120130" cy="3441065"/>
            <wp:effectExtent l="0" t="0" r="0" b="6985"/>
            <wp:docPr id="21067033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03327" name="Picture 1" descr="A screenshot of a computer&#10;&#10;AI-generated content may be incorrect."/>
                    <pic:cNvPicPr/>
                  </pic:nvPicPr>
                  <pic:blipFill>
                    <a:blip r:embed="rId71"/>
                    <a:stretch>
                      <a:fillRect/>
                    </a:stretch>
                  </pic:blipFill>
                  <pic:spPr>
                    <a:xfrm>
                      <a:off x="0" y="0"/>
                      <a:ext cx="6120130" cy="3441065"/>
                    </a:xfrm>
                    <a:prstGeom prst="rect">
                      <a:avLst/>
                    </a:prstGeom>
                  </pic:spPr>
                </pic:pic>
              </a:graphicData>
            </a:graphic>
          </wp:inline>
        </w:drawing>
      </w:r>
    </w:p>
    <w:p w14:paraId="501F09D3" w14:textId="60CA8C27" w:rsidR="000E0518" w:rsidRDefault="005B18D3" w:rsidP="004608B6">
      <w:pPr>
        <w:pStyle w:val="Caption"/>
      </w:pPr>
      <w:bookmarkStart w:id="450" w:name="_Toc219315544"/>
      <w:r>
        <w:t xml:space="preserve">Figure </w:t>
      </w:r>
      <w:r>
        <w:fldChar w:fldCharType="begin"/>
      </w:r>
      <w:r>
        <w:instrText>STYLEREF 2 \s</w:instrText>
      </w:r>
      <w:r>
        <w:fldChar w:fldCharType="separate"/>
      </w:r>
      <w:r w:rsidR="00FE47B3">
        <w:rPr>
          <w:noProof/>
          <w:cs/>
        </w:rPr>
        <w:t>‎</w:t>
      </w:r>
      <w:r w:rsidR="00FE47B3">
        <w:rPr>
          <w:noProof/>
        </w:rPr>
        <w:t>4.4</w:t>
      </w:r>
      <w:r>
        <w:fldChar w:fldCharType="end"/>
      </w:r>
      <w:r w:rsidR="00B04F6E">
        <w:noBreakHyphen/>
      </w:r>
      <w:r>
        <w:fldChar w:fldCharType="begin"/>
      </w:r>
      <w:r>
        <w:instrText>SEQ Figure \* ARABIC \s 2</w:instrText>
      </w:r>
      <w:r>
        <w:fldChar w:fldCharType="separate"/>
      </w:r>
      <w:r w:rsidR="00FE47B3">
        <w:rPr>
          <w:noProof/>
        </w:rPr>
        <w:t>16</w:t>
      </w:r>
      <w:r>
        <w:fldChar w:fldCharType="end"/>
      </w:r>
      <w:r>
        <w:t xml:space="preserve">: </w:t>
      </w:r>
      <w:r w:rsidRPr="00441698">
        <w:t>Product details</w:t>
      </w:r>
      <w:bookmarkEnd w:id="450"/>
    </w:p>
    <w:p w14:paraId="24521A60" w14:textId="06E4E52F" w:rsidR="007B28D8" w:rsidRPr="007B28D8" w:rsidRDefault="00DE104A" w:rsidP="00E463B0">
      <w:r w:rsidRPr="00DE104A">
        <w:lastRenderedPageBreak/>
        <w:t>Displays full product information such as pricing and key attributes so staff can confirm the correct item before adding it to an invoice.</w:t>
      </w:r>
    </w:p>
    <w:p w14:paraId="1928C314" w14:textId="1CF9AF0A" w:rsidR="005B18D3" w:rsidRDefault="000323EE" w:rsidP="00E463B0">
      <w:pPr>
        <w:pStyle w:val="Heading4"/>
      </w:pPr>
      <w:bookmarkStart w:id="451" w:name="_Toc219312265"/>
      <w:bookmarkStart w:id="452" w:name="_Toc219315764"/>
      <w:r>
        <w:t>C</w:t>
      </w:r>
      <w:r w:rsidR="00A161E7">
        <w:t>u</w:t>
      </w:r>
      <w:r>
        <w:t>st</w:t>
      </w:r>
      <w:r w:rsidR="00A161E7">
        <w:t>omer management</w:t>
      </w:r>
      <w:bookmarkEnd w:id="451"/>
      <w:bookmarkEnd w:id="452"/>
    </w:p>
    <w:p w14:paraId="68336F06" w14:textId="77777777" w:rsidR="00A161E7" w:rsidRDefault="00A161E7" w:rsidP="00E463B0">
      <w:pPr>
        <w:keepNext/>
        <w:ind w:firstLine="0"/>
      </w:pPr>
      <w:r>
        <w:rPr>
          <w:noProof/>
        </w:rPr>
        <w:drawing>
          <wp:inline distT="0" distB="0" distL="0" distR="0" wp14:anchorId="2866DC5C" wp14:editId="2AAC97FB">
            <wp:extent cx="6120130" cy="3441065"/>
            <wp:effectExtent l="0" t="0" r="0" b="6985"/>
            <wp:docPr id="19667821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82123" name="Picture 1" descr="A screenshot of a computer&#10;&#10;AI-generated content may be incorrect."/>
                    <pic:cNvPicPr/>
                  </pic:nvPicPr>
                  <pic:blipFill>
                    <a:blip r:embed="rId72"/>
                    <a:stretch>
                      <a:fillRect/>
                    </a:stretch>
                  </pic:blipFill>
                  <pic:spPr>
                    <a:xfrm>
                      <a:off x="0" y="0"/>
                      <a:ext cx="6120130" cy="3441065"/>
                    </a:xfrm>
                    <a:prstGeom prst="rect">
                      <a:avLst/>
                    </a:prstGeom>
                  </pic:spPr>
                </pic:pic>
              </a:graphicData>
            </a:graphic>
          </wp:inline>
        </w:drawing>
      </w:r>
    </w:p>
    <w:p w14:paraId="5AE2F523" w14:textId="10D8658E" w:rsidR="00A161E7" w:rsidRDefault="00A161E7" w:rsidP="004608B6">
      <w:pPr>
        <w:pStyle w:val="Caption"/>
      </w:pPr>
      <w:bookmarkStart w:id="453" w:name="_Toc219315545"/>
      <w:r>
        <w:t xml:space="preserve">Figure </w:t>
      </w:r>
      <w:r>
        <w:fldChar w:fldCharType="begin"/>
      </w:r>
      <w:r>
        <w:instrText>STYLEREF 2 \s</w:instrText>
      </w:r>
      <w:r>
        <w:fldChar w:fldCharType="separate"/>
      </w:r>
      <w:r w:rsidR="00FE47B3">
        <w:rPr>
          <w:noProof/>
          <w:cs/>
        </w:rPr>
        <w:t>‎</w:t>
      </w:r>
      <w:r w:rsidR="00FE47B3">
        <w:rPr>
          <w:noProof/>
        </w:rPr>
        <w:t>4.4</w:t>
      </w:r>
      <w:r>
        <w:fldChar w:fldCharType="end"/>
      </w:r>
      <w:r w:rsidR="00B04F6E">
        <w:noBreakHyphen/>
      </w:r>
      <w:r>
        <w:fldChar w:fldCharType="begin"/>
      </w:r>
      <w:r>
        <w:instrText>SEQ Figure \* ARABIC \s 2</w:instrText>
      </w:r>
      <w:r>
        <w:fldChar w:fldCharType="separate"/>
      </w:r>
      <w:r w:rsidR="00FE47B3">
        <w:rPr>
          <w:noProof/>
        </w:rPr>
        <w:t>17</w:t>
      </w:r>
      <w:r>
        <w:fldChar w:fldCharType="end"/>
      </w:r>
      <w:r>
        <w:t>: Customer list</w:t>
      </w:r>
      <w:bookmarkEnd w:id="453"/>
    </w:p>
    <w:p w14:paraId="69BCF215" w14:textId="0B286AA1" w:rsidR="00082F2F" w:rsidRPr="00082F2F" w:rsidRDefault="00082F2F" w:rsidP="00E463B0">
      <w:r w:rsidRPr="00082F2F">
        <w:t>Central customer directory for sales staff, supporting searching and selecting a customer for invoice creation.</w:t>
      </w:r>
    </w:p>
    <w:p w14:paraId="4B5138FD" w14:textId="5EFE1A05" w:rsidR="003B03CC" w:rsidRDefault="003B03CC" w:rsidP="00E463B0">
      <w:pPr>
        <w:pStyle w:val="Heading4"/>
      </w:pPr>
      <w:bookmarkStart w:id="454" w:name="_Toc219312266"/>
      <w:bookmarkStart w:id="455" w:name="_Toc219315765"/>
      <w:r w:rsidRPr="003B03CC">
        <w:t xml:space="preserve">Customer </w:t>
      </w:r>
      <w:r w:rsidR="000323EE">
        <w:t>detail</w:t>
      </w:r>
      <w:bookmarkEnd w:id="454"/>
      <w:bookmarkEnd w:id="455"/>
    </w:p>
    <w:p w14:paraId="444F133D" w14:textId="77777777" w:rsidR="005B18D3" w:rsidRDefault="00AC6C6A" w:rsidP="00E463B0">
      <w:pPr>
        <w:keepNext/>
        <w:ind w:firstLine="0"/>
      </w:pPr>
      <w:r>
        <w:rPr>
          <w:noProof/>
        </w:rPr>
        <w:lastRenderedPageBreak/>
        <w:drawing>
          <wp:inline distT="0" distB="0" distL="0" distR="0" wp14:anchorId="4ABE63CE" wp14:editId="44249844">
            <wp:extent cx="6120130" cy="3441065"/>
            <wp:effectExtent l="0" t="0" r="0" b="6985"/>
            <wp:docPr id="2844101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10130" name="Picture 1" descr="A screenshot of a computer&#10;&#10;AI-generated content may be incorrect."/>
                    <pic:cNvPicPr/>
                  </pic:nvPicPr>
                  <pic:blipFill>
                    <a:blip r:embed="rId73"/>
                    <a:stretch>
                      <a:fillRect/>
                    </a:stretch>
                  </pic:blipFill>
                  <pic:spPr>
                    <a:xfrm>
                      <a:off x="0" y="0"/>
                      <a:ext cx="6120130" cy="3441065"/>
                    </a:xfrm>
                    <a:prstGeom prst="rect">
                      <a:avLst/>
                    </a:prstGeom>
                  </pic:spPr>
                </pic:pic>
              </a:graphicData>
            </a:graphic>
          </wp:inline>
        </w:drawing>
      </w:r>
    </w:p>
    <w:p w14:paraId="15552225" w14:textId="68E56629" w:rsidR="00AC6C6A" w:rsidRDefault="005B18D3" w:rsidP="004608B6">
      <w:pPr>
        <w:pStyle w:val="Caption"/>
      </w:pPr>
      <w:bookmarkStart w:id="456" w:name="_Toc219315546"/>
      <w:r>
        <w:t xml:space="preserve">Figure </w:t>
      </w:r>
      <w:r>
        <w:fldChar w:fldCharType="begin"/>
      </w:r>
      <w:r>
        <w:instrText>STYLEREF 2 \s</w:instrText>
      </w:r>
      <w:r>
        <w:fldChar w:fldCharType="separate"/>
      </w:r>
      <w:r w:rsidR="00FE47B3">
        <w:rPr>
          <w:noProof/>
          <w:cs/>
        </w:rPr>
        <w:t>‎</w:t>
      </w:r>
      <w:r w:rsidR="00FE47B3">
        <w:rPr>
          <w:noProof/>
        </w:rPr>
        <w:t>4.4</w:t>
      </w:r>
      <w:r>
        <w:fldChar w:fldCharType="end"/>
      </w:r>
      <w:r w:rsidR="00B04F6E">
        <w:noBreakHyphen/>
      </w:r>
      <w:r>
        <w:fldChar w:fldCharType="begin"/>
      </w:r>
      <w:r>
        <w:instrText>SEQ Figure \* ARABIC \s 2</w:instrText>
      </w:r>
      <w:r>
        <w:fldChar w:fldCharType="separate"/>
      </w:r>
      <w:r w:rsidR="00FE47B3">
        <w:rPr>
          <w:noProof/>
        </w:rPr>
        <w:t>18</w:t>
      </w:r>
      <w:r>
        <w:fldChar w:fldCharType="end"/>
      </w:r>
      <w:r>
        <w:t xml:space="preserve">: </w:t>
      </w:r>
      <w:r w:rsidRPr="001B26C0">
        <w:t xml:space="preserve">Customer </w:t>
      </w:r>
      <w:r w:rsidR="000323EE">
        <w:t>detail</w:t>
      </w:r>
      <w:bookmarkEnd w:id="456"/>
    </w:p>
    <w:p w14:paraId="53F7C207" w14:textId="4D0B92B6" w:rsidR="00C11CFC" w:rsidRPr="00C11CFC" w:rsidRDefault="00C11CFC" w:rsidP="00E463B0">
      <w:r w:rsidRPr="00C11CFC">
        <w:t>Shows a single customer profile with the stored contact information needed for sales processing and delivery coordination.</w:t>
      </w:r>
    </w:p>
    <w:p w14:paraId="4891B379" w14:textId="7ABB87F2" w:rsidR="00A161E7" w:rsidRPr="00A161E7" w:rsidRDefault="00A161E7" w:rsidP="00E463B0">
      <w:pPr>
        <w:pStyle w:val="Heading4"/>
      </w:pPr>
      <w:bookmarkStart w:id="457" w:name="_Toc219312267"/>
      <w:bookmarkStart w:id="458" w:name="_Toc219315766"/>
      <w:r>
        <w:t>Customer create</w:t>
      </w:r>
      <w:bookmarkEnd w:id="457"/>
      <w:bookmarkEnd w:id="458"/>
    </w:p>
    <w:p w14:paraId="490C476F" w14:textId="77777777" w:rsidR="00A161E7" w:rsidRDefault="009D39BC" w:rsidP="00E463B0">
      <w:pPr>
        <w:keepNext/>
        <w:ind w:firstLine="0"/>
      </w:pPr>
      <w:r>
        <w:rPr>
          <w:noProof/>
        </w:rPr>
        <w:drawing>
          <wp:inline distT="0" distB="0" distL="0" distR="0" wp14:anchorId="74A38215" wp14:editId="51F69961">
            <wp:extent cx="6120130" cy="3441065"/>
            <wp:effectExtent l="0" t="0" r="0" b="6985"/>
            <wp:docPr id="12236646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64638" name="Picture 1" descr="A screenshot of a computer&#10;&#10;AI-generated content may be incorrect."/>
                    <pic:cNvPicPr/>
                  </pic:nvPicPr>
                  <pic:blipFill>
                    <a:blip r:embed="rId74"/>
                    <a:stretch>
                      <a:fillRect/>
                    </a:stretch>
                  </pic:blipFill>
                  <pic:spPr>
                    <a:xfrm>
                      <a:off x="0" y="0"/>
                      <a:ext cx="6120130" cy="3441065"/>
                    </a:xfrm>
                    <a:prstGeom prst="rect">
                      <a:avLst/>
                    </a:prstGeom>
                  </pic:spPr>
                </pic:pic>
              </a:graphicData>
            </a:graphic>
          </wp:inline>
        </w:drawing>
      </w:r>
    </w:p>
    <w:p w14:paraId="50F8DF04" w14:textId="1A9776D7" w:rsidR="009D39BC" w:rsidRDefault="00A161E7" w:rsidP="004608B6">
      <w:pPr>
        <w:pStyle w:val="Caption"/>
      </w:pPr>
      <w:bookmarkStart w:id="459" w:name="_Toc219315547"/>
      <w:r>
        <w:t xml:space="preserve">Figure </w:t>
      </w:r>
      <w:r>
        <w:fldChar w:fldCharType="begin"/>
      </w:r>
      <w:r>
        <w:instrText>STYLEREF 2 \s</w:instrText>
      </w:r>
      <w:r>
        <w:fldChar w:fldCharType="separate"/>
      </w:r>
      <w:r w:rsidR="00FE47B3">
        <w:rPr>
          <w:noProof/>
          <w:cs/>
        </w:rPr>
        <w:t>‎</w:t>
      </w:r>
      <w:r w:rsidR="00FE47B3">
        <w:rPr>
          <w:noProof/>
        </w:rPr>
        <w:t>4.4</w:t>
      </w:r>
      <w:r>
        <w:fldChar w:fldCharType="end"/>
      </w:r>
      <w:r w:rsidR="00B04F6E">
        <w:noBreakHyphen/>
      </w:r>
      <w:r>
        <w:fldChar w:fldCharType="begin"/>
      </w:r>
      <w:r>
        <w:instrText>SEQ Figure \* ARABIC \s 2</w:instrText>
      </w:r>
      <w:r>
        <w:fldChar w:fldCharType="separate"/>
      </w:r>
      <w:r w:rsidR="00FE47B3">
        <w:rPr>
          <w:noProof/>
        </w:rPr>
        <w:t>19</w:t>
      </w:r>
      <w:r>
        <w:fldChar w:fldCharType="end"/>
      </w:r>
      <w:r>
        <w:t xml:space="preserve">: </w:t>
      </w:r>
      <w:r w:rsidRPr="007E4191">
        <w:t>Customer create</w:t>
      </w:r>
      <w:bookmarkEnd w:id="459"/>
    </w:p>
    <w:p w14:paraId="30C77133" w14:textId="1BA349E6" w:rsidR="00C3101C" w:rsidRPr="00C3101C" w:rsidRDefault="00C3101C" w:rsidP="00E463B0">
      <w:r w:rsidRPr="00C3101C">
        <w:lastRenderedPageBreak/>
        <w:t>Customer creation form used to register a new customer record when the buyer is not yet in the system.</w:t>
      </w:r>
    </w:p>
    <w:p w14:paraId="7AB7BE0C" w14:textId="4B180084" w:rsidR="003B03CC" w:rsidRDefault="000D1675" w:rsidP="00E463B0">
      <w:pPr>
        <w:pStyle w:val="Heading4"/>
      </w:pPr>
      <w:bookmarkStart w:id="460" w:name="_Toc219312268"/>
      <w:bookmarkStart w:id="461" w:name="_Toc219315767"/>
      <w:r w:rsidRPr="000D1675">
        <w:t>Create invoice</w:t>
      </w:r>
      <w:bookmarkEnd w:id="460"/>
      <w:bookmarkEnd w:id="461"/>
    </w:p>
    <w:p w14:paraId="04424E44" w14:textId="77777777" w:rsidR="00C80FC2" w:rsidRDefault="002B3B66" w:rsidP="00E463B0">
      <w:pPr>
        <w:keepNext/>
        <w:ind w:firstLine="0"/>
      </w:pPr>
      <w:r>
        <w:rPr>
          <w:noProof/>
        </w:rPr>
        <w:drawing>
          <wp:inline distT="0" distB="0" distL="0" distR="0" wp14:anchorId="361FABC7" wp14:editId="3CB7BED1">
            <wp:extent cx="6120130" cy="3441065"/>
            <wp:effectExtent l="0" t="0" r="0" b="6985"/>
            <wp:docPr id="9182895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89592" name="Picture 1" descr="A screenshot of a computer&#10;&#10;AI-generated content may be incorrect."/>
                    <pic:cNvPicPr/>
                  </pic:nvPicPr>
                  <pic:blipFill>
                    <a:blip r:embed="rId75"/>
                    <a:stretch>
                      <a:fillRect/>
                    </a:stretch>
                  </pic:blipFill>
                  <pic:spPr>
                    <a:xfrm>
                      <a:off x="0" y="0"/>
                      <a:ext cx="6120130" cy="3441065"/>
                    </a:xfrm>
                    <a:prstGeom prst="rect">
                      <a:avLst/>
                    </a:prstGeom>
                  </pic:spPr>
                </pic:pic>
              </a:graphicData>
            </a:graphic>
          </wp:inline>
        </w:drawing>
      </w:r>
    </w:p>
    <w:p w14:paraId="70B473DC" w14:textId="79E96A11" w:rsidR="00F02692" w:rsidRDefault="00C80FC2" w:rsidP="004608B6">
      <w:pPr>
        <w:pStyle w:val="Caption"/>
      </w:pPr>
      <w:bookmarkStart w:id="462" w:name="_Toc219315548"/>
      <w:r>
        <w:t xml:space="preserve">Figure </w:t>
      </w:r>
      <w:r>
        <w:fldChar w:fldCharType="begin"/>
      </w:r>
      <w:r>
        <w:instrText>STYLEREF 2 \s</w:instrText>
      </w:r>
      <w:r>
        <w:fldChar w:fldCharType="separate"/>
      </w:r>
      <w:r w:rsidR="00FE47B3">
        <w:rPr>
          <w:noProof/>
          <w:cs/>
        </w:rPr>
        <w:t>‎</w:t>
      </w:r>
      <w:r w:rsidR="00FE47B3">
        <w:rPr>
          <w:noProof/>
        </w:rPr>
        <w:t>4.4</w:t>
      </w:r>
      <w:r>
        <w:fldChar w:fldCharType="end"/>
      </w:r>
      <w:r w:rsidR="00B04F6E">
        <w:noBreakHyphen/>
      </w:r>
      <w:r>
        <w:fldChar w:fldCharType="begin"/>
      </w:r>
      <w:r>
        <w:instrText>SEQ Figure \* ARABIC \s 2</w:instrText>
      </w:r>
      <w:r>
        <w:fldChar w:fldCharType="separate"/>
      </w:r>
      <w:r w:rsidR="00FE47B3">
        <w:rPr>
          <w:noProof/>
        </w:rPr>
        <w:t>20</w:t>
      </w:r>
      <w:r>
        <w:fldChar w:fldCharType="end"/>
      </w:r>
      <w:r>
        <w:t xml:space="preserve">: </w:t>
      </w:r>
      <w:r w:rsidRPr="0027678A">
        <w:t>Create invoice</w:t>
      </w:r>
      <w:bookmarkEnd w:id="462"/>
    </w:p>
    <w:p w14:paraId="1BBBBD97" w14:textId="769FAF04" w:rsidR="001F6D38" w:rsidRPr="001F6D38" w:rsidRDefault="001F6D38" w:rsidP="00E463B0">
      <w:r w:rsidRPr="001F6D38">
        <w:t>Invoice creation screen where staff select a customer, add products, and build a complete sales transaction.</w:t>
      </w:r>
    </w:p>
    <w:p w14:paraId="3456B922" w14:textId="7114EB21" w:rsidR="000D1675" w:rsidRDefault="00966F99" w:rsidP="00E463B0">
      <w:pPr>
        <w:pStyle w:val="Heading4"/>
      </w:pPr>
      <w:bookmarkStart w:id="463" w:name="_Toc219312269"/>
      <w:bookmarkStart w:id="464" w:name="_Toc219315768"/>
      <w:r w:rsidRPr="00966F99">
        <w:t>Invoice calculation and total</w:t>
      </w:r>
      <w:bookmarkEnd w:id="463"/>
      <w:bookmarkEnd w:id="464"/>
    </w:p>
    <w:p w14:paraId="1BB19FC0" w14:textId="77777777" w:rsidR="00C80FC2" w:rsidRDefault="00A85DC3" w:rsidP="00E463B0">
      <w:pPr>
        <w:keepNext/>
        <w:ind w:firstLine="0"/>
      </w:pPr>
      <w:r>
        <w:rPr>
          <w:noProof/>
        </w:rPr>
        <w:lastRenderedPageBreak/>
        <w:drawing>
          <wp:inline distT="0" distB="0" distL="0" distR="0" wp14:anchorId="3B15D7E2" wp14:editId="2E850F50">
            <wp:extent cx="6120130" cy="3441065"/>
            <wp:effectExtent l="0" t="0" r="0" b="6985"/>
            <wp:docPr id="13769604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60444" name="Picture 1" descr="A screenshot of a computer&#10;&#10;AI-generated content may be incorrect."/>
                    <pic:cNvPicPr/>
                  </pic:nvPicPr>
                  <pic:blipFill>
                    <a:blip r:embed="rId76"/>
                    <a:stretch>
                      <a:fillRect/>
                    </a:stretch>
                  </pic:blipFill>
                  <pic:spPr>
                    <a:xfrm>
                      <a:off x="0" y="0"/>
                      <a:ext cx="6120130" cy="3441065"/>
                    </a:xfrm>
                    <a:prstGeom prst="rect">
                      <a:avLst/>
                    </a:prstGeom>
                  </pic:spPr>
                </pic:pic>
              </a:graphicData>
            </a:graphic>
          </wp:inline>
        </w:drawing>
      </w:r>
    </w:p>
    <w:p w14:paraId="1B75DCA8" w14:textId="612C4259" w:rsidR="002B3B66" w:rsidRDefault="00C80FC2" w:rsidP="004608B6">
      <w:pPr>
        <w:pStyle w:val="Caption"/>
      </w:pPr>
      <w:bookmarkStart w:id="465" w:name="_Toc219315549"/>
      <w:r>
        <w:t xml:space="preserve">Figure </w:t>
      </w:r>
      <w:r>
        <w:fldChar w:fldCharType="begin"/>
      </w:r>
      <w:r>
        <w:instrText>STYLEREF 2 \s</w:instrText>
      </w:r>
      <w:r>
        <w:fldChar w:fldCharType="separate"/>
      </w:r>
      <w:r w:rsidR="00FE47B3">
        <w:rPr>
          <w:noProof/>
          <w:cs/>
        </w:rPr>
        <w:t>‎</w:t>
      </w:r>
      <w:r w:rsidR="00FE47B3">
        <w:rPr>
          <w:noProof/>
        </w:rPr>
        <w:t>4.4</w:t>
      </w:r>
      <w:r>
        <w:fldChar w:fldCharType="end"/>
      </w:r>
      <w:r w:rsidR="00B04F6E">
        <w:noBreakHyphen/>
      </w:r>
      <w:r>
        <w:fldChar w:fldCharType="begin"/>
      </w:r>
      <w:r>
        <w:instrText>SEQ Figure \* ARABIC \s 2</w:instrText>
      </w:r>
      <w:r>
        <w:fldChar w:fldCharType="separate"/>
      </w:r>
      <w:r w:rsidR="00FE47B3">
        <w:rPr>
          <w:noProof/>
        </w:rPr>
        <w:t>21</w:t>
      </w:r>
      <w:r>
        <w:fldChar w:fldCharType="end"/>
      </w:r>
      <w:r>
        <w:t xml:space="preserve">: </w:t>
      </w:r>
      <w:r w:rsidRPr="00922137">
        <w:t>Invoice calculation and total</w:t>
      </w:r>
      <w:bookmarkEnd w:id="465"/>
    </w:p>
    <w:p w14:paraId="6DD2CDFD" w14:textId="19FC29A0" w:rsidR="00EA1C9F" w:rsidRPr="00EA1C9F" w:rsidRDefault="00EA1C9F" w:rsidP="00E463B0">
      <w:r w:rsidRPr="00EA1C9F">
        <w:t>Demonstrates automatic calculations (line totals and overall totals) to reduce manual mistakes and keep billing consistent.</w:t>
      </w:r>
    </w:p>
    <w:p w14:paraId="569FCF4C" w14:textId="299DD226" w:rsidR="00966F99" w:rsidRDefault="00C00EF2" w:rsidP="00E463B0">
      <w:pPr>
        <w:pStyle w:val="Heading4"/>
      </w:pPr>
      <w:bookmarkStart w:id="466" w:name="_Toc219312270"/>
      <w:bookmarkStart w:id="467" w:name="_Toc219315769"/>
      <w:r w:rsidRPr="00C00EF2">
        <w:t>Invoice status workflow</w:t>
      </w:r>
      <w:bookmarkEnd w:id="466"/>
      <w:bookmarkEnd w:id="467"/>
    </w:p>
    <w:p w14:paraId="3A74EE97" w14:textId="77777777" w:rsidR="00A963E2" w:rsidRDefault="00C355F4" w:rsidP="00E463B0">
      <w:pPr>
        <w:keepNext/>
        <w:ind w:firstLine="0"/>
      </w:pPr>
      <w:r>
        <w:rPr>
          <w:noProof/>
        </w:rPr>
        <w:drawing>
          <wp:inline distT="0" distB="0" distL="0" distR="0" wp14:anchorId="59F17AAC" wp14:editId="09166C59">
            <wp:extent cx="6120130" cy="3441065"/>
            <wp:effectExtent l="0" t="0" r="0" b="6985"/>
            <wp:docPr id="14594563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56343" name="Picture 1" descr="A screenshot of a computer&#10;&#10;AI-generated content may be incorrect."/>
                    <pic:cNvPicPr/>
                  </pic:nvPicPr>
                  <pic:blipFill>
                    <a:blip r:embed="rId77"/>
                    <a:stretch>
                      <a:fillRect/>
                    </a:stretch>
                  </pic:blipFill>
                  <pic:spPr>
                    <a:xfrm>
                      <a:off x="0" y="0"/>
                      <a:ext cx="6120130" cy="3441065"/>
                    </a:xfrm>
                    <a:prstGeom prst="rect">
                      <a:avLst/>
                    </a:prstGeom>
                  </pic:spPr>
                </pic:pic>
              </a:graphicData>
            </a:graphic>
          </wp:inline>
        </w:drawing>
      </w:r>
    </w:p>
    <w:p w14:paraId="16C431BF" w14:textId="30FF914E" w:rsidR="00A85DC3" w:rsidRDefault="00A963E2" w:rsidP="004608B6">
      <w:pPr>
        <w:pStyle w:val="Caption"/>
      </w:pPr>
      <w:bookmarkStart w:id="468" w:name="_Toc219315550"/>
      <w:r>
        <w:t xml:space="preserve">Figure </w:t>
      </w:r>
      <w:r>
        <w:fldChar w:fldCharType="begin"/>
      </w:r>
      <w:r>
        <w:instrText>STYLEREF 2 \s</w:instrText>
      </w:r>
      <w:r>
        <w:fldChar w:fldCharType="separate"/>
      </w:r>
      <w:r w:rsidR="00FE47B3">
        <w:rPr>
          <w:noProof/>
          <w:cs/>
        </w:rPr>
        <w:t>‎</w:t>
      </w:r>
      <w:r w:rsidR="00FE47B3">
        <w:rPr>
          <w:noProof/>
        </w:rPr>
        <w:t>4.4</w:t>
      </w:r>
      <w:r>
        <w:fldChar w:fldCharType="end"/>
      </w:r>
      <w:r w:rsidR="00B04F6E">
        <w:noBreakHyphen/>
      </w:r>
      <w:r>
        <w:fldChar w:fldCharType="begin"/>
      </w:r>
      <w:r>
        <w:instrText>SEQ Figure \* ARABIC \s 2</w:instrText>
      </w:r>
      <w:r>
        <w:fldChar w:fldCharType="separate"/>
      </w:r>
      <w:r w:rsidR="00FE47B3">
        <w:rPr>
          <w:noProof/>
        </w:rPr>
        <w:t>22</w:t>
      </w:r>
      <w:r>
        <w:fldChar w:fldCharType="end"/>
      </w:r>
      <w:r>
        <w:t>: Invoice unpaid status</w:t>
      </w:r>
      <w:bookmarkEnd w:id="468"/>
    </w:p>
    <w:p w14:paraId="483CCF62" w14:textId="10C835BC" w:rsidR="00B05666" w:rsidRPr="00B05666" w:rsidRDefault="00B05666" w:rsidP="00E463B0">
      <w:r w:rsidRPr="00B05666">
        <w:lastRenderedPageBreak/>
        <w:t>Shows the workflow state when payment has not been received, helping staff track outstanding invoices.</w:t>
      </w:r>
    </w:p>
    <w:p w14:paraId="4D742F15" w14:textId="77777777" w:rsidR="00A963E2" w:rsidRDefault="0080171B" w:rsidP="00E463B0">
      <w:pPr>
        <w:keepNext/>
        <w:ind w:firstLine="0"/>
      </w:pPr>
      <w:r>
        <w:rPr>
          <w:noProof/>
        </w:rPr>
        <w:drawing>
          <wp:inline distT="0" distB="0" distL="0" distR="0" wp14:anchorId="5B4580B4" wp14:editId="454B2C72">
            <wp:extent cx="6120130" cy="3441065"/>
            <wp:effectExtent l="0" t="0" r="0" b="6985"/>
            <wp:docPr id="8572235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23551" name="Picture 1" descr="A screenshot of a computer&#10;&#10;AI-generated content may be incorrect."/>
                    <pic:cNvPicPr/>
                  </pic:nvPicPr>
                  <pic:blipFill>
                    <a:blip r:embed="rId78"/>
                    <a:stretch>
                      <a:fillRect/>
                    </a:stretch>
                  </pic:blipFill>
                  <pic:spPr>
                    <a:xfrm>
                      <a:off x="0" y="0"/>
                      <a:ext cx="6120130" cy="3441065"/>
                    </a:xfrm>
                    <a:prstGeom prst="rect">
                      <a:avLst/>
                    </a:prstGeom>
                  </pic:spPr>
                </pic:pic>
              </a:graphicData>
            </a:graphic>
          </wp:inline>
        </w:drawing>
      </w:r>
    </w:p>
    <w:p w14:paraId="5ED44813" w14:textId="39C8BBBC" w:rsidR="0080171B" w:rsidRDefault="00A963E2" w:rsidP="004608B6">
      <w:pPr>
        <w:pStyle w:val="Caption"/>
      </w:pPr>
      <w:bookmarkStart w:id="469" w:name="_Toc219315551"/>
      <w:r>
        <w:t xml:space="preserve">Figure </w:t>
      </w:r>
      <w:r>
        <w:fldChar w:fldCharType="begin"/>
      </w:r>
      <w:r>
        <w:instrText>STYLEREF 2 \s</w:instrText>
      </w:r>
      <w:r>
        <w:fldChar w:fldCharType="separate"/>
      </w:r>
      <w:r w:rsidR="00FE47B3">
        <w:rPr>
          <w:noProof/>
          <w:cs/>
        </w:rPr>
        <w:t>‎</w:t>
      </w:r>
      <w:r w:rsidR="00FE47B3">
        <w:rPr>
          <w:noProof/>
        </w:rPr>
        <w:t>4.4</w:t>
      </w:r>
      <w:r>
        <w:fldChar w:fldCharType="end"/>
      </w:r>
      <w:r w:rsidR="00B04F6E">
        <w:noBreakHyphen/>
      </w:r>
      <w:r>
        <w:fldChar w:fldCharType="begin"/>
      </w:r>
      <w:r>
        <w:instrText>SEQ Figure \* ARABIC \s 2</w:instrText>
      </w:r>
      <w:r>
        <w:fldChar w:fldCharType="separate"/>
      </w:r>
      <w:r w:rsidR="00FE47B3">
        <w:rPr>
          <w:noProof/>
        </w:rPr>
        <w:t>23</w:t>
      </w:r>
      <w:r>
        <w:fldChar w:fldCharType="end"/>
      </w:r>
      <w:r>
        <w:t xml:space="preserve">: </w:t>
      </w:r>
      <w:r w:rsidRPr="00E82618">
        <w:t xml:space="preserve">Invoice </w:t>
      </w:r>
      <w:r>
        <w:t>p</w:t>
      </w:r>
      <w:r w:rsidRPr="00E82618">
        <w:t>artially</w:t>
      </w:r>
      <w:r w:rsidR="00BC5B79">
        <w:t xml:space="preserve"> </w:t>
      </w:r>
      <w:r>
        <w:t>p</w:t>
      </w:r>
      <w:r w:rsidRPr="00E82618">
        <w:t>aid status</w:t>
      </w:r>
      <w:bookmarkEnd w:id="469"/>
    </w:p>
    <w:p w14:paraId="513E9BC3" w14:textId="1BC0F356" w:rsidR="0055692E" w:rsidRPr="0055692E" w:rsidRDefault="0055692E" w:rsidP="00E463B0">
      <w:r w:rsidRPr="0055692E">
        <w:t>Represents an invoice with partial payment recorded, supporting incremental payments while keeping the remaining balance visible.</w:t>
      </w:r>
    </w:p>
    <w:p w14:paraId="326709C9" w14:textId="77777777" w:rsidR="00A963E2" w:rsidRDefault="00E83C8B" w:rsidP="00E463B0">
      <w:pPr>
        <w:keepNext/>
        <w:ind w:firstLine="0"/>
      </w:pPr>
      <w:r>
        <w:rPr>
          <w:noProof/>
        </w:rPr>
        <w:drawing>
          <wp:inline distT="0" distB="0" distL="0" distR="0" wp14:anchorId="65DDA8B0" wp14:editId="2CB1A714">
            <wp:extent cx="6120130" cy="3441065"/>
            <wp:effectExtent l="0" t="0" r="0" b="6985"/>
            <wp:docPr id="10916117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11799" name="Picture 1" descr="A screenshot of a computer&#10;&#10;AI-generated content may be incorrect."/>
                    <pic:cNvPicPr/>
                  </pic:nvPicPr>
                  <pic:blipFill>
                    <a:blip r:embed="rId79"/>
                    <a:stretch>
                      <a:fillRect/>
                    </a:stretch>
                  </pic:blipFill>
                  <pic:spPr>
                    <a:xfrm>
                      <a:off x="0" y="0"/>
                      <a:ext cx="6120130" cy="3441065"/>
                    </a:xfrm>
                    <a:prstGeom prst="rect">
                      <a:avLst/>
                    </a:prstGeom>
                  </pic:spPr>
                </pic:pic>
              </a:graphicData>
            </a:graphic>
          </wp:inline>
        </w:drawing>
      </w:r>
    </w:p>
    <w:p w14:paraId="255EEA31" w14:textId="305D1028" w:rsidR="0080171B" w:rsidRDefault="00A963E2" w:rsidP="004608B6">
      <w:pPr>
        <w:pStyle w:val="Caption"/>
      </w:pPr>
      <w:bookmarkStart w:id="470" w:name="_Toc219315552"/>
      <w:r>
        <w:t xml:space="preserve">Figure </w:t>
      </w:r>
      <w:r>
        <w:fldChar w:fldCharType="begin"/>
      </w:r>
      <w:r>
        <w:instrText>STYLEREF 2 \s</w:instrText>
      </w:r>
      <w:r>
        <w:fldChar w:fldCharType="separate"/>
      </w:r>
      <w:r w:rsidR="00FE47B3">
        <w:rPr>
          <w:noProof/>
          <w:cs/>
        </w:rPr>
        <w:t>‎</w:t>
      </w:r>
      <w:r w:rsidR="00FE47B3">
        <w:rPr>
          <w:noProof/>
        </w:rPr>
        <w:t>4.4</w:t>
      </w:r>
      <w:r>
        <w:fldChar w:fldCharType="end"/>
      </w:r>
      <w:r w:rsidR="00B04F6E">
        <w:noBreakHyphen/>
      </w:r>
      <w:r>
        <w:fldChar w:fldCharType="begin"/>
      </w:r>
      <w:r>
        <w:instrText>SEQ Figure \* ARABIC \s 2</w:instrText>
      </w:r>
      <w:r>
        <w:fldChar w:fldCharType="separate"/>
      </w:r>
      <w:r w:rsidR="00FE47B3">
        <w:rPr>
          <w:noProof/>
        </w:rPr>
        <w:t>24</w:t>
      </w:r>
      <w:r>
        <w:fldChar w:fldCharType="end"/>
      </w:r>
      <w:r>
        <w:t xml:space="preserve">: </w:t>
      </w:r>
      <w:r w:rsidRPr="00101D40">
        <w:t xml:space="preserve">Invoice </w:t>
      </w:r>
      <w:r>
        <w:t>paid</w:t>
      </w:r>
      <w:r w:rsidRPr="00101D40">
        <w:t xml:space="preserve"> status</w:t>
      </w:r>
      <w:bookmarkEnd w:id="470"/>
    </w:p>
    <w:p w14:paraId="5E1E0B50" w14:textId="4A44B0F1" w:rsidR="00DB329C" w:rsidRPr="00DB329C" w:rsidRDefault="00DB329C" w:rsidP="00E463B0">
      <w:r w:rsidRPr="00DB329C">
        <w:lastRenderedPageBreak/>
        <w:t>Indicates the invoice is fully settled, which helps finalize the transaction and supports accurate revenue reporting.</w:t>
      </w:r>
    </w:p>
    <w:p w14:paraId="0D9CEC34" w14:textId="77777777" w:rsidR="00A963E2" w:rsidRDefault="008F046B" w:rsidP="00E463B0">
      <w:pPr>
        <w:keepNext/>
        <w:ind w:firstLine="0"/>
      </w:pPr>
      <w:r>
        <w:rPr>
          <w:noProof/>
        </w:rPr>
        <w:drawing>
          <wp:inline distT="0" distB="0" distL="0" distR="0" wp14:anchorId="4EB99E6F" wp14:editId="2EF24F70">
            <wp:extent cx="6120130" cy="3441065"/>
            <wp:effectExtent l="0" t="0" r="0" b="6985"/>
            <wp:docPr id="7319845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84589" name="Picture 1" descr="A screenshot of a computer&#10;&#10;AI-generated content may be incorrect."/>
                    <pic:cNvPicPr/>
                  </pic:nvPicPr>
                  <pic:blipFill>
                    <a:blip r:embed="rId80"/>
                    <a:stretch>
                      <a:fillRect/>
                    </a:stretch>
                  </pic:blipFill>
                  <pic:spPr>
                    <a:xfrm>
                      <a:off x="0" y="0"/>
                      <a:ext cx="6120130" cy="3441065"/>
                    </a:xfrm>
                    <a:prstGeom prst="rect">
                      <a:avLst/>
                    </a:prstGeom>
                  </pic:spPr>
                </pic:pic>
              </a:graphicData>
            </a:graphic>
          </wp:inline>
        </w:drawing>
      </w:r>
    </w:p>
    <w:p w14:paraId="023012DE" w14:textId="3CC29EE9" w:rsidR="008F046B" w:rsidRDefault="00A963E2" w:rsidP="004608B6">
      <w:pPr>
        <w:pStyle w:val="Caption"/>
      </w:pPr>
      <w:bookmarkStart w:id="471" w:name="_Toc219315553"/>
      <w:r>
        <w:t xml:space="preserve">Figure </w:t>
      </w:r>
      <w:r>
        <w:fldChar w:fldCharType="begin"/>
      </w:r>
      <w:r>
        <w:instrText>STYLEREF 2 \s</w:instrText>
      </w:r>
      <w:r>
        <w:fldChar w:fldCharType="separate"/>
      </w:r>
      <w:r w:rsidR="00FE47B3">
        <w:rPr>
          <w:noProof/>
          <w:cs/>
        </w:rPr>
        <w:t>‎</w:t>
      </w:r>
      <w:r w:rsidR="00FE47B3">
        <w:rPr>
          <w:noProof/>
        </w:rPr>
        <w:t>4.4</w:t>
      </w:r>
      <w:r>
        <w:fldChar w:fldCharType="end"/>
      </w:r>
      <w:r w:rsidR="00B04F6E">
        <w:noBreakHyphen/>
      </w:r>
      <w:r>
        <w:fldChar w:fldCharType="begin"/>
      </w:r>
      <w:r>
        <w:instrText>SEQ Figure \* ARABIC \s 2</w:instrText>
      </w:r>
      <w:r>
        <w:fldChar w:fldCharType="separate"/>
      </w:r>
      <w:r w:rsidR="00FE47B3">
        <w:rPr>
          <w:noProof/>
        </w:rPr>
        <w:t>25</w:t>
      </w:r>
      <w:r>
        <w:fldChar w:fldCharType="end"/>
      </w:r>
      <w:r>
        <w:t xml:space="preserve">: </w:t>
      </w:r>
      <w:r w:rsidRPr="003C2E5F">
        <w:t xml:space="preserve">Invoice </w:t>
      </w:r>
      <w:r>
        <w:t>cancelled</w:t>
      </w:r>
      <w:r w:rsidRPr="003C2E5F">
        <w:t xml:space="preserve"> status</w:t>
      </w:r>
      <w:bookmarkEnd w:id="471"/>
    </w:p>
    <w:p w14:paraId="5CBFDAF7" w14:textId="586C6651" w:rsidR="00EF0B10" w:rsidRPr="00EF0B10" w:rsidRDefault="00EF0B10" w:rsidP="00E463B0">
      <w:r w:rsidRPr="00EF0B10">
        <w:t>Shows how the system marks an invoice as cancelled to prevent it from being processed as revenue and to keep an audit trail.</w:t>
      </w:r>
    </w:p>
    <w:p w14:paraId="39A9A71C" w14:textId="59434384" w:rsidR="00C00EF2" w:rsidRDefault="009A1DF6" w:rsidP="00E463B0">
      <w:pPr>
        <w:pStyle w:val="Heading4"/>
      </w:pPr>
      <w:bookmarkStart w:id="472" w:name="_Toc219312271"/>
      <w:bookmarkStart w:id="473" w:name="_Toc219315770"/>
      <w:r w:rsidRPr="009A1DF6">
        <w:t>Print invoice</w:t>
      </w:r>
      <w:bookmarkEnd w:id="472"/>
      <w:bookmarkEnd w:id="473"/>
    </w:p>
    <w:p w14:paraId="7B8D9A13" w14:textId="77777777" w:rsidR="00A963E2" w:rsidRDefault="00205F37" w:rsidP="00E463B0">
      <w:pPr>
        <w:keepNext/>
        <w:ind w:firstLine="0"/>
      </w:pPr>
      <w:r>
        <w:rPr>
          <w:noProof/>
        </w:rPr>
        <w:drawing>
          <wp:inline distT="0" distB="0" distL="0" distR="0" wp14:anchorId="0CD3DBEB" wp14:editId="726BA203">
            <wp:extent cx="6120130" cy="3395980"/>
            <wp:effectExtent l="0" t="0" r="0" b="0"/>
            <wp:docPr id="2681262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26285" name="Picture 1" descr="A screenshot of a computer&#10;&#10;AI-generated content may be incorrect."/>
                    <pic:cNvPicPr/>
                  </pic:nvPicPr>
                  <pic:blipFill>
                    <a:blip r:embed="rId81"/>
                    <a:stretch>
                      <a:fillRect/>
                    </a:stretch>
                  </pic:blipFill>
                  <pic:spPr>
                    <a:xfrm>
                      <a:off x="0" y="0"/>
                      <a:ext cx="6120130" cy="3395980"/>
                    </a:xfrm>
                    <a:prstGeom prst="rect">
                      <a:avLst/>
                    </a:prstGeom>
                  </pic:spPr>
                </pic:pic>
              </a:graphicData>
            </a:graphic>
          </wp:inline>
        </w:drawing>
      </w:r>
    </w:p>
    <w:p w14:paraId="59BA9F9C" w14:textId="0D314427" w:rsidR="009A1DF6" w:rsidRDefault="00A963E2" w:rsidP="004608B6">
      <w:pPr>
        <w:pStyle w:val="Caption"/>
      </w:pPr>
      <w:bookmarkStart w:id="474" w:name="_Toc219315554"/>
      <w:r>
        <w:t xml:space="preserve">Figure </w:t>
      </w:r>
      <w:r>
        <w:fldChar w:fldCharType="begin"/>
      </w:r>
      <w:r>
        <w:instrText>STYLEREF 2 \s</w:instrText>
      </w:r>
      <w:r>
        <w:fldChar w:fldCharType="separate"/>
      </w:r>
      <w:r w:rsidR="00FE47B3">
        <w:rPr>
          <w:noProof/>
          <w:cs/>
        </w:rPr>
        <w:t>‎</w:t>
      </w:r>
      <w:r w:rsidR="00FE47B3">
        <w:rPr>
          <w:noProof/>
        </w:rPr>
        <w:t>4.4</w:t>
      </w:r>
      <w:r>
        <w:fldChar w:fldCharType="end"/>
      </w:r>
      <w:r w:rsidR="00B04F6E">
        <w:noBreakHyphen/>
      </w:r>
      <w:r>
        <w:fldChar w:fldCharType="begin"/>
      </w:r>
      <w:r>
        <w:instrText>SEQ Figure \* ARABIC \s 2</w:instrText>
      </w:r>
      <w:r>
        <w:fldChar w:fldCharType="separate"/>
      </w:r>
      <w:r w:rsidR="00FE47B3">
        <w:rPr>
          <w:noProof/>
        </w:rPr>
        <w:t>26</w:t>
      </w:r>
      <w:r>
        <w:fldChar w:fldCharType="end"/>
      </w:r>
      <w:r>
        <w:t xml:space="preserve">: </w:t>
      </w:r>
      <w:r w:rsidRPr="008064EB">
        <w:t>Print invoice</w:t>
      </w:r>
      <w:bookmarkEnd w:id="474"/>
    </w:p>
    <w:p w14:paraId="397EA638" w14:textId="4144A3E0" w:rsidR="00EF0B10" w:rsidRPr="00EF0B10" w:rsidRDefault="00EF0B10" w:rsidP="00E463B0">
      <w:r w:rsidRPr="00EF0B10">
        <w:lastRenderedPageBreak/>
        <w:t>Print-friendly invoice layout used to provide a physical copy or a clear printable format for the customer.</w:t>
      </w:r>
    </w:p>
    <w:p w14:paraId="0BBB0B92" w14:textId="7EE2BFB4" w:rsidR="00CC17F6" w:rsidRDefault="00CC17F6" w:rsidP="00E463B0">
      <w:pPr>
        <w:pStyle w:val="Heading4"/>
      </w:pPr>
      <w:bookmarkStart w:id="475" w:name="_Toc219312272"/>
      <w:bookmarkStart w:id="476" w:name="_Toc219315771"/>
      <w:r w:rsidRPr="00CC17F6">
        <w:t>Error handling and validation</w:t>
      </w:r>
      <w:bookmarkEnd w:id="475"/>
      <w:bookmarkEnd w:id="476"/>
    </w:p>
    <w:p w14:paraId="3BB479D5" w14:textId="77777777" w:rsidR="00A963E2" w:rsidRDefault="00CC17F6" w:rsidP="00E463B0">
      <w:pPr>
        <w:keepNext/>
        <w:ind w:firstLine="0"/>
      </w:pPr>
      <w:r>
        <w:rPr>
          <w:noProof/>
        </w:rPr>
        <w:drawing>
          <wp:inline distT="0" distB="0" distL="0" distR="0" wp14:anchorId="76AFB233" wp14:editId="6983C9B3">
            <wp:extent cx="6120130" cy="3441065"/>
            <wp:effectExtent l="0" t="0" r="0" b="6985"/>
            <wp:docPr id="8434938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93823" name="Picture 1" descr="A screenshot of a computer&#10;&#10;AI-generated content may be incorrect."/>
                    <pic:cNvPicPr/>
                  </pic:nvPicPr>
                  <pic:blipFill>
                    <a:blip r:embed="rId82"/>
                    <a:stretch>
                      <a:fillRect/>
                    </a:stretch>
                  </pic:blipFill>
                  <pic:spPr>
                    <a:xfrm>
                      <a:off x="0" y="0"/>
                      <a:ext cx="6120130" cy="3441065"/>
                    </a:xfrm>
                    <a:prstGeom prst="rect">
                      <a:avLst/>
                    </a:prstGeom>
                  </pic:spPr>
                </pic:pic>
              </a:graphicData>
            </a:graphic>
          </wp:inline>
        </w:drawing>
      </w:r>
    </w:p>
    <w:p w14:paraId="1DF5DA59" w14:textId="2A5DFF87" w:rsidR="00CC17F6" w:rsidRDefault="00A963E2" w:rsidP="004608B6">
      <w:pPr>
        <w:pStyle w:val="Caption"/>
      </w:pPr>
      <w:bookmarkStart w:id="477" w:name="_Toc219315555"/>
      <w:r>
        <w:t xml:space="preserve">Figure </w:t>
      </w:r>
      <w:r>
        <w:fldChar w:fldCharType="begin"/>
      </w:r>
      <w:r>
        <w:instrText>STYLEREF 2 \s</w:instrText>
      </w:r>
      <w:r>
        <w:fldChar w:fldCharType="separate"/>
      </w:r>
      <w:r w:rsidR="00FE47B3">
        <w:rPr>
          <w:noProof/>
          <w:cs/>
        </w:rPr>
        <w:t>‎</w:t>
      </w:r>
      <w:r w:rsidR="00FE47B3">
        <w:rPr>
          <w:noProof/>
        </w:rPr>
        <w:t>4.4</w:t>
      </w:r>
      <w:r>
        <w:fldChar w:fldCharType="end"/>
      </w:r>
      <w:r w:rsidR="00B04F6E">
        <w:noBreakHyphen/>
      </w:r>
      <w:r>
        <w:fldChar w:fldCharType="begin"/>
      </w:r>
      <w:r>
        <w:instrText>SEQ Figure \* ARABIC \s 2</w:instrText>
      </w:r>
      <w:r>
        <w:fldChar w:fldCharType="separate"/>
      </w:r>
      <w:r w:rsidR="00FE47B3">
        <w:rPr>
          <w:noProof/>
        </w:rPr>
        <w:t>27</w:t>
      </w:r>
      <w:r>
        <w:fldChar w:fldCharType="end"/>
      </w:r>
      <w:r>
        <w:t xml:space="preserve">: </w:t>
      </w:r>
      <w:r w:rsidRPr="000126EA">
        <w:t>Error handling and validation</w:t>
      </w:r>
      <w:bookmarkEnd w:id="477"/>
    </w:p>
    <w:p w14:paraId="25F1850E" w14:textId="07970F48" w:rsidR="00EA2719" w:rsidRPr="00EA2719" w:rsidRDefault="00EA2719" w:rsidP="00E463B0">
      <w:r w:rsidRPr="00EA2719">
        <w:t>Example of validation feedback when inputs are missing or invalid, ensuring data quality before saving changes.</w:t>
      </w:r>
    </w:p>
    <w:p w14:paraId="54858466" w14:textId="19A9DAF1" w:rsidR="001E08EB" w:rsidRDefault="004F025B" w:rsidP="00E463B0">
      <w:pPr>
        <w:pStyle w:val="Heading3"/>
      </w:pPr>
      <w:bookmarkStart w:id="478" w:name="_Toc219312273"/>
      <w:bookmarkStart w:id="479" w:name="_Toc219315772"/>
      <w:r w:rsidRPr="004F025B">
        <w:t>Warehouse main features</w:t>
      </w:r>
      <w:bookmarkEnd w:id="478"/>
      <w:bookmarkEnd w:id="479"/>
    </w:p>
    <w:p w14:paraId="543AFEA2" w14:textId="6FBBA2F2" w:rsidR="003D41FC" w:rsidRDefault="00A63A93" w:rsidP="00E463B0">
      <w:pPr>
        <w:pStyle w:val="Heading4"/>
      </w:pPr>
      <w:bookmarkStart w:id="480" w:name="_Toc219312274"/>
      <w:bookmarkStart w:id="481" w:name="_Toc219315773"/>
      <w:r w:rsidRPr="00A63A93">
        <w:t>Warehouse dashboard overview</w:t>
      </w:r>
      <w:bookmarkEnd w:id="480"/>
      <w:bookmarkEnd w:id="481"/>
    </w:p>
    <w:p w14:paraId="60D3E903" w14:textId="77777777" w:rsidR="00A963E2" w:rsidRDefault="00D75EAF" w:rsidP="00E463B0">
      <w:pPr>
        <w:keepNext/>
        <w:ind w:firstLine="0"/>
      </w:pPr>
      <w:r>
        <w:rPr>
          <w:noProof/>
        </w:rPr>
        <w:lastRenderedPageBreak/>
        <w:drawing>
          <wp:inline distT="0" distB="0" distL="0" distR="0" wp14:anchorId="17D34490" wp14:editId="1B6A4682">
            <wp:extent cx="6120130" cy="3441065"/>
            <wp:effectExtent l="0" t="0" r="0" b="6985"/>
            <wp:docPr id="14759670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67087" name="Picture 1" descr="A screenshot of a computer&#10;&#10;AI-generated content may be incorrect."/>
                    <pic:cNvPicPr/>
                  </pic:nvPicPr>
                  <pic:blipFill>
                    <a:blip r:embed="rId83"/>
                    <a:stretch>
                      <a:fillRect/>
                    </a:stretch>
                  </pic:blipFill>
                  <pic:spPr>
                    <a:xfrm>
                      <a:off x="0" y="0"/>
                      <a:ext cx="6120130" cy="3441065"/>
                    </a:xfrm>
                    <a:prstGeom prst="rect">
                      <a:avLst/>
                    </a:prstGeom>
                  </pic:spPr>
                </pic:pic>
              </a:graphicData>
            </a:graphic>
          </wp:inline>
        </w:drawing>
      </w:r>
    </w:p>
    <w:p w14:paraId="79B42DEF" w14:textId="64AF321D" w:rsidR="00D75EAF" w:rsidRDefault="00A963E2" w:rsidP="004608B6">
      <w:pPr>
        <w:pStyle w:val="Caption"/>
      </w:pPr>
      <w:bookmarkStart w:id="482" w:name="_Toc219315556"/>
      <w:r>
        <w:t xml:space="preserve">Figure </w:t>
      </w:r>
      <w:r>
        <w:fldChar w:fldCharType="begin"/>
      </w:r>
      <w:r>
        <w:instrText>STYLEREF 2 \s</w:instrText>
      </w:r>
      <w:r>
        <w:fldChar w:fldCharType="separate"/>
      </w:r>
      <w:r w:rsidR="00FE47B3">
        <w:rPr>
          <w:noProof/>
          <w:cs/>
        </w:rPr>
        <w:t>‎</w:t>
      </w:r>
      <w:r w:rsidR="00FE47B3">
        <w:rPr>
          <w:noProof/>
        </w:rPr>
        <w:t>4.4</w:t>
      </w:r>
      <w:r>
        <w:fldChar w:fldCharType="end"/>
      </w:r>
      <w:r w:rsidR="00B04F6E">
        <w:noBreakHyphen/>
      </w:r>
      <w:r>
        <w:fldChar w:fldCharType="begin"/>
      </w:r>
      <w:r>
        <w:instrText>SEQ Figure \* ARABIC \s 2</w:instrText>
      </w:r>
      <w:r>
        <w:fldChar w:fldCharType="separate"/>
      </w:r>
      <w:r w:rsidR="00FE47B3">
        <w:rPr>
          <w:noProof/>
        </w:rPr>
        <w:t>28</w:t>
      </w:r>
      <w:r>
        <w:fldChar w:fldCharType="end"/>
      </w:r>
      <w:r>
        <w:t xml:space="preserve">: </w:t>
      </w:r>
      <w:r w:rsidRPr="00DD1B78">
        <w:t>Warehouse dashboard</w:t>
      </w:r>
      <w:bookmarkEnd w:id="482"/>
    </w:p>
    <w:p w14:paraId="119952EB" w14:textId="121C0AD6" w:rsidR="004228E4" w:rsidRPr="004228E4" w:rsidRDefault="004228E4" w:rsidP="00E463B0">
      <w:r w:rsidRPr="004228E4">
        <w:t>Warehouse landing page that highlights inventory-related work and provides quick access to stock operations</w:t>
      </w:r>
      <w:r>
        <w:t>.</w:t>
      </w:r>
    </w:p>
    <w:p w14:paraId="1C404D03" w14:textId="0CFFFAFD" w:rsidR="00A63A93" w:rsidRDefault="00A63A93" w:rsidP="00E463B0">
      <w:pPr>
        <w:pStyle w:val="Heading4"/>
      </w:pPr>
      <w:bookmarkStart w:id="483" w:name="_Toc219312275"/>
      <w:bookmarkStart w:id="484" w:name="_Toc219315774"/>
      <w:r w:rsidRPr="00A63A93">
        <w:t>Inventory monitoring</w:t>
      </w:r>
      <w:bookmarkEnd w:id="483"/>
      <w:bookmarkEnd w:id="484"/>
    </w:p>
    <w:p w14:paraId="1CB9ECD7" w14:textId="77777777" w:rsidR="00A963E2" w:rsidRDefault="0072125B" w:rsidP="00E463B0">
      <w:pPr>
        <w:keepNext/>
        <w:ind w:firstLine="0"/>
      </w:pPr>
      <w:r>
        <w:rPr>
          <w:noProof/>
        </w:rPr>
        <w:drawing>
          <wp:inline distT="0" distB="0" distL="0" distR="0" wp14:anchorId="29B8A938" wp14:editId="03295E33">
            <wp:extent cx="6120130" cy="3441065"/>
            <wp:effectExtent l="0" t="0" r="0" b="6985"/>
            <wp:docPr id="17819385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584" name="Picture 1" descr="A screenshot of a computer&#10;&#10;AI-generated content may be incorrect."/>
                    <pic:cNvPicPr/>
                  </pic:nvPicPr>
                  <pic:blipFill>
                    <a:blip r:embed="rId84"/>
                    <a:stretch>
                      <a:fillRect/>
                    </a:stretch>
                  </pic:blipFill>
                  <pic:spPr>
                    <a:xfrm>
                      <a:off x="0" y="0"/>
                      <a:ext cx="6120130" cy="3441065"/>
                    </a:xfrm>
                    <a:prstGeom prst="rect">
                      <a:avLst/>
                    </a:prstGeom>
                  </pic:spPr>
                </pic:pic>
              </a:graphicData>
            </a:graphic>
          </wp:inline>
        </w:drawing>
      </w:r>
    </w:p>
    <w:p w14:paraId="47A1C4F0" w14:textId="5A2C6E69" w:rsidR="0072125B" w:rsidRDefault="00A963E2" w:rsidP="004608B6">
      <w:pPr>
        <w:pStyle w:val="Caption"/>
      </w:pPr>
      <w:bookmarkStart w:id="485" w:name="_Toc219315557"/>
      <w:r>
        <w:t xml:space="preserve">Figure </w:t>
      </w:r>
      <w:r>
        <w:fldChar w:fldCharType="begin"/>
      </w:r>
      <w:r>
        <w:instrText>STYLEREF 2 \s</w:instrText>
      </w:r>
      <w:r>
        <w:fldChar w:fldCharType="separate"/>
      </w:r>
      <w:r w:rsidR="00FE47B3">
        <w:rPr>
          <w:noProof/>
          <w:cs/>
        </w:rPr>
        <w:t>‎</w:t>
      </w:r>
      <w:r w:rsidR="00FE47B3">
        <w:rPr>
          <w:noProof/>
        </w:rPr>
        <w:t>4.4</w:t>
      </w:r>
      <w:r>
        <w:fldChar w:fldCharType="end"/>
      </w:r>
      <w:r w:rsidR="00B04F6E">
        <w:noBreakHyphen/>
      </w:r>
      <w:r>
        <w:fldChar w:fldCharType="begin"/>
      </w:r>
      <w:r>
        <w:instrText>SEQ Figure \* ARABIC \s 2</w:instrText>
      </w:r>
      <w:r>
        <w:fldChar w:fldCharType="separate"/>
      </w:r>
      <w:r w:rsidR="00FE47B3">
        <w:rPr>
          <w:noProof/>
        </w:rPr>
        <w:t>29</w:t>
      </w:r>
      <w:r>
        <w:fldChar w:fldCharType="end"/>
      </w:r>
      <w:r>
        <w:t xml:space="preserve">: </w:t>
      </w:r>
      <w:r w:rsidRPr="00B637DE">
        <w:t>Inventory monitoring</w:t>
      </w:r>
      <w:bookmarkEnd w:id="485"/>
    </w:p>
    <w:p w14:paraId="02F68A42" w14:textId="59CB4288" w:rsidR="004228E4" w:rsidRPr="004228E4" w:rsidRDefault="004228E4" w:rsidP="00E463B0">
      <w:r w:rsidRPr="004228E4">
        <w:lastRenderedPageBreak/>
        <w:t>Shows the current inventory view used to monitor stock levels across products and detect shortages early.</w:t>
      </w:r>
    </w:p>
    <w:p w14:paraId="083C18F0" w14:textId="090AC211" w:rsidR="00A63A93" w:rsidRDefault="00243851" w:rsidP="00E463B0">
      <w:pPr>
        <w:pStyle w:val="Heading4"/>
      </w:pPr>
      <w:bookmarkStart w:id="486" w:name="_Toc219312276"/>
      <w:bookmarkStart w:id="487" w:name="_Toc219315775"/>
      <w:r w:rsidRPr="00243851">
        <w:t>Create stock import receipt</w:t>
      </w:r>
      <w:bookmarkEnd w:id="486"/>
      <w:bookmarkEnd w:id="487"/>
    </w:p>
    <w:p w14:paraId="5730E783" w14:textId="77777777" w:rsidR="00243851" w:rsidRDefault="00166CCC" w:rsidP="00E463B0">
      <w:pPr>
        <w:keepNext/>
        <w:ind w:firstLine="0"/>
      </w:pPr>
      <w:r>
        <w:rPr>
          <w:noProof/>
        </w:rPr>
        <w:drawing>
          <wp:inline distT="0" distB="0" distL="0" distR="0" wp14:anchorId="2098B5DA" wp14:editId="559AC7E1">
            <wp:extent cx="6120130" cy="3441065"/>
            <wp:effectExtent l="0" t="0" r="0" b="6985"/>
            <wp:docPr id="3053580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58098" name="Picture 1" descr="A screenshot of a computer&#10;&#10;AI-generated content may be incorrect."/>
                    <pic:cNvPicPr/>
                  </pic:nvPicPr>
                  <pic:blipFill>
                    <a:blip r:embed="rId85"/>
                    <a:stretch>
                      <a:fillRect/>
                    </a:stretch>
                  </pic:blipFill>
                  <pic:spPr>
                    <a:xfrm>
                      <a:off x="0" y="0"/>
                      <a:ext cx="6120130" cy="3441065"/>
                    </a:xfrm>
                    <a:prstGeom prst="rect">
                      <a:avLst/>
                    </a:prstGeom>
                  </pic:spPr>
                </pic:pic>
              </a:graphicData>
            </a:graphic>
          </wp:inline>
        </w:drawing>
      </w:r>
    </w:p>
    <w:p w14:paraId="15F41216" w14:textId="6F2AB53B" w:rsidR="00166CCC" w:rsidRDefault="00243851" w:rsidP="004608B6">
      <w:pPr>
        <w:pStyle w:val="Caption"/>
      </w:pPr>
      <w:bookmarkStart w:id="488" w:name="_Toc219315558"/>
      <w:r>
        <w:t xml:space="preserve">Figure </w:t>
      </w:r>
      <w:r>
        <w:fldChar w:fldCharType="begin"/>
      </w:r>
      <w:r>
        <w:instrText>STYLEREF 2 \s</w:instrText>
      </w:r>
      <w:r>
        <w:fldChar w:fldCharType="separate"/>
      </w:r>
      <w:r w:rsidR="00FE47B3">
        <w:rPr>
          <w:noProof/>
          <w:cs/>
        </w:rPr>
        <w:t>‎</w:t>
      </w:r>
      <w:r w:rsidR="00FE47B3">
        <w:rPr>
          <w:noProof/>
        </w:rPr>
        <w:t>4.4</w:t>
      </w:r>
      <w:r>
        <w:fldChar w:fldCharType="end"/>
      </w:r>
      <w:r w:rsidR="00B04F6E">
        <w:noBreakHyphen/>
      </w:r>
      <w:r>
        <w:fldChar w:fldCharType="begin"/>
      </w:r>
      <w:r>
        <w:instrText>SEQ Figure \* ARABIC \s 2</w:instrText>
      </w:r>
      <w:r>
        <w:fldChar w:fldCharType="separate"/>
      </w:r>
      <w:r w:rsidR="00FE47B3">
        <w:rPr>
          <w:noProof/>
        </w:rPr>
        <w:t>30</w:t>
      </w:r>
      <w:r>
        <w:fldChar w:fldCharType="end"/>
      </w:r>
      <w:r>
        <w:t xml:space="preserve">: </w:t>
      </w:r>
      <w:r w:rsidRPr="006B4B4D">
        <w:t>Create stock import receipt</w:t>
      </w:r>
      <w:bookmarkEnd w:id="488"/>
    </w:p>
    <w:p w14:paraId="56A9D2BD" w14:textId="026945D2" w:rsidR="00584FC2" w:rsidRPr="00584FC2" w:rsidRDefault="00584FC2" w:rsidP="00E463B0">
      <w:r w:rsidRPr="00584FC2">
        <w:t>Stock import screen where warehouse staff record incoming goods, quantities, and receipt details to update inventory accurately.</w:t>
      </w:r>
    </w:p>
    <w:p w14:paraId="4E4955E8" w14:textId="02A9902C" w:rsidR="004528B1" w:rsidRDefault="008C5E6B" w:rsidP="00E463B0">
      <w:pPr>
        <w:pStyle w:val="Heading4"/>
      </w:pPr>
      <w:bookmarkStart w:id="489" w:name="_Toc219312277"/>
      <w:bookmarkStart w:id="490" w:name="_Toc219315776"/>
      <w:r w:rsidRPr="008C5E6B">
        <w:t>Inventory updated after import</w:t>
      </w:r>
      <w:bookmarkEnd w:id="489"/>
      <w:bookmarkEnd w:id="490"/>
    </w:p>
    <w:p w14:paraId="59759611" w14:textId="77777777" w:rsidR="008C5E6B" w:rsidRDefault="003C3FFD" w:rsidP="00E463B0">
      <w:pPr>
        <w:keepNext/>
        <w:ind w:firstLine="0"/>
      </w:pPr>
      <w:r>
        <w:rPr>
          <w:noProof/>
        </w:rPr>
        <w:lastRenderedPageBreak/>
        <w:drawing>
          <wp:inline distT="0" distB="0" distL="0" distR="0" wp14:anchorId="5B50444E" wp14:editId="3DF04095">
            <wp:extent cx="6120130" cy="3441065"/>
            <wp:effectExtent l="0" t="0" r="0" b="6985"/>
            <wp:docPr id="4290531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53101" name="Picture 1" descr="A screenshot of a computer&#10;&#10;AI-generated content may be incorrect."/>
                    <pic:cNvPicPr/>
                  </pic:nvPicPr>
                  <pic:blipFill>
                    <a:blip r:embed="rId86"/>
                    <a:stretch>
                      <a:fillRect/>
                    </a:stretch>
                  </pic:blipFill>
                  <pic:spPr>
                    <a:xfrm>
                      <a:off x="0" y="0"/>
                      <a:ext cx="6120130" cy="3441065"/>
                    </a:xfrm>
                    <a:prstGeom prst="rect">
                      <a:avLst/>
                    </a:prstGeom>
                  </pic:spPr>
                </pic:pic>
              </a:graphicData>
            </a:graphic>
          </wp:inline>
        </w:drawing>
      </w:r>
    </w:p>
    <w:p w14:paraId="6655A9C1" w14:textId="41B14C1D" w:rsidR="003C3FFD" w:rsidRDefault="008C5E6B" w:rsidP="004608B6">
      <w:pPr>
        <w:pStyle w:val="Caption"/>
      </w:pPr>
      <w:bookmarkStart w:id="491" w:name="_Toc219315559"/>
      <w:r>
        <w:t xml:space="preserve">Figure </w:t>
      </w:r>
      <w:r>
        <w:fldChar w:fldCharType="begin"/>
      </w:r>
      <w:r>
        <w:instrText>STYLEREF 2 \s</w:instrText>
      </w:r>
      <w:r>
        <w:fldChar w:fldCharType="separate"/>
      </w:r>
      <w:r w:rsidR="00FE47B3">
        <w:rPr>
          <w:noProof/>
          <w:cs/>
        </w:rPr>
        <w:t>‎</w:t>
      </w:r>
      <w:r w:rsidR="00FE47B3">
        <w:rPr>
          <w:noProof/>
        </w:rPr>
        <w:t>4.4</w:t>
      </w:r>
      <w:r>
        <w:fldChar w:fldCharType="end"/>
      </w:r>
      <w:r w:rsidR="00B04F6E">
        <w:noBreakHyphen/>
      </w:r>
      <w:r>
        <w:fldChar w:fldCharType="begin"/>
      </w:r>
      <w:r>
        <w:instrText>SEQ Figure \* ARABIC \s 2</w:instrText>
      </w:r>
      <w:r>
        <w:fldChar w:fldCharType="separate"/>
      </w:r>
      <w:r w:rsidR="00FE47B3">
        <w:rPr>
          <w:noProof/>
        </w:rPr>
        <w:t>31</w:t>
      </w:r>
      <w:r>
        <w:fldChar w:fldCharType="end"/>
      </w:r>
      <w:r>
        <w:t xml:space="preserve">: </w:t>
      </w:r>
      <w:r w:rsidRPr="00DA7ACB">
        <w:t>Inventory updated after import</w:t>
      </w:r>
      <w:bookmarkEnd w:id="491"/>
    </w:p>
    <w:p w14:paraId="0FC08762" w14:textId="5365C1A9" w:rsidR="001229CA" w:rsidRPr="001229CA" w:rsidRDefault="001229CA" w:rsidP="00E463B0">
      <w:r w:rsidRPr="001229CA">
        <w:t>Confirms that inventory quantities change immediately after a successful import, reflecting real-time stock updates.</w:t>
      </w:r>
    </w:p>
    <w:p w14:paraId="1C5EEA5B" w14:textId="54735667" w:rsidR="004528B1" w:rsidRDefault="009D0EE5" w:rsidP="00E463B0">
      <w:pPr>
        <w:pStyle w:val="Heading4"/>
      </w:pPr>
      <w:bookmarkStart w:id="492" w:name="_Toc219312278"/>
      <w:bookmarkStart w:id="493" w:name="_Toc219315777"/>
      <w:r w:rsidRPr="009D0EE5">
        <w:t>Stock movements history</w:t>
      </w:r>
      <w:bookmarkEnd w:id="492"/>
      <w:bookmarkEnd w:id="493"/>
    </w:p>
    <w:p w14:paraId="55853740" w14:textId="77777777" w:rsidR="008C5E6B" w:rsidRDefault="009F088E" w:rsidP="00E463B0">
      <w:pPr>
        <w:keepNext/>
        <w:ind w:firstLine="0"/>
      </w:pPr>
      <w:r>
        <w:rPr>
          <w:noProof/>
        </w:rPr>
        <w:drawing>
          <wp:inline distT="0" distB="0" distL="0" distR="0" wp14:anchorId="773667C5" wp14:editId="71B94DED">
            <wp:extent cx="6120130" cy="3441065"/>
            <wp:effectExtent l="0" t="0" r="0" b="6985"/>
            <wp:docPr id="7000669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66956" name="Picture 1" descr="A screenshot of a computer&#10;&#10;AI-generated content may be incorrect."/>
                    <pic:cNvPicPr/>
                  </pic:nvPicPr>
                  <pic:blipFill>
                    <a:blip r:embed="rId87"/>
                    <a:stretch>
                      <a:fillRect/>
                    </a:stretch>
                  </pic:blipFill>
                  <pic:spPr>
                    <a:xfrm>
                      <a:off x="0" y="0"/>
                      <a:ext cx="6120130" cy="3441065"/>
                    </a:xfrm>
                    <a:prstGeom prst="rect">
                      <a:avLst/>
                    </a:prstGeom>
                  </pic:spPr>
                </pic:pic>
              </a:graphicData>
            </a:graphic>
          </wp:inline>
        </w:drawing>
      </w:r>
    </w:p>
    <w:p w14:paraId="2A1A0283" w14:textId="27476AD1" w:rsidR="009F088E" w:rsidRDefault="008C5E6B" w:rsidP="004608B6">
      <w:pPr>
        <w:pStyle w:val="Caption"/>
      </w:pPr>
      <w:bookmarkStart w:id="494" w:name="_Toc219315560"/>
      <w:r>
        <w:t xml:space="preserve">Figure </w:t>
      </w:r>
      <w:r>
        <w:fldChar w:fldCharType="begin"/>
      </w:r>
      <w:r>
        <w:instrText>STYLEREF 2 \s</w:instrText>
      </w:r>
      <w:r>
        <w:fldChar w:fldCharType="separate"/>
      </w:r>
      <w:r w:rsidR="00FE47B3">
        <w:rPr>
          <w:noProof/>
          <w:cs/>
        </w:rPr>
        <w:t>‎</w:t>
      </w:r>
      <w:r w:rsidR="00FE47B3">
        <w:rPr>
          <w:noProof/>
        </w:rPr>
        <w:t>4.4</w:t>
      </w:r>
      <w:r>
        <w:fldChar w:fldCharType="end"/>
      </w:r>
      <w:r w:rsidR="00B04F6E">
        <w:noBreakHyphen/>
      </w:r>
      <w:r>
        <w:fldChar w:fldCharType="begin"/>
      </w:r>
      <w:r>
        <w:instrText>SEQ Figure \* ARABIC \s 2</w:instrText>
      </w:r>
      <w:r>
        <w:fldChar w:fldCharType="separate"/>
      </w:r>
      <w:r w:rsidR="00FE47B3">
        <w:rPr>
          <w:noProof/>
        </w:rPr>
        <w:t>32</w:t>
      </w:r>
      <w:r>
        <w:fldChar w:fldCharType="end"/>
      </w:r>
      <w:r>
        <w:t xml:space="preserve">: </w:t>
      </w:r>
      <w:r w:rsidRPr="00724557">
        <w:t>Stock movements history</w:t>
      </w:r>
      <w:bookmarkEnd w:id="494"/>
    </w:p>
    <w:p w14:paraId="421679BC" w14:textId="0DD48555" w:rsidR="004264BE" w:rsidRPr="004264BE" w:rsidRDefault="004264BE" w:rsidP="00E463B0">
      <w:r w:rsidRPr="004264BE">
        <w:lastRenderedPageBreak/>
        <w:t>Tracks inventory movements over time, supporting auditing and helping staff verify what changed and when.</w:t>
      </w:r>
    </w:p>
    <w:p w14:paraId="128A1876" w14:textId="2D18D94A" w:rsidR="004A160C" w:rsidRDefault="004A160C" w:rsidP="00E463B0">
      <w:pPr>
        <w:pStyle w:val="Heading4"/>
      </w:pPr>
      <w:bookmarkStart w:id="495" w:name="_Toc219312279"/>
      <w:bookmarkStart w:id="496" w:name="_Toc219315778"/>
      <w:r w:rsidRPr="004A160C">
        <w:t>Stock reorder alert</w:t>
      </w:r>
      <w:bookmarkEnd w:id="495"/>
      <w:bookmarkEnd w:id="496"/>
    </w:p>
    <w:p w14:paraId="1C79F6A4" w14:textId="77777777" w:rsidR="008C5E6B" w:rsidRDefault="00201426" w:rsidP="00E463B0">
      <w:pPr>
        <w:keepNext/>
        <w:ind w:firstLine="0"/>
      </w:pPr>
      <w:r>
        <w:rPr>
          <w:noProof/>
        </w:rPr>
        <w:drawing>
          <wp:inline distT="0" distB="0" distL="0" distR="0" wp14:anchorId="3E1C79FB" wp14:editId="2F4EA04A">
            <wp:extent cx="6120130" cy="3441065"/>
            <wp:effectExtent l="0" t="0" r="0" b="6985"/>
            <wp:docPr id="5766147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14756" name="Picture 1" descr="A screenshot of a computer&#10;&#10;AI-generated content may be incorrect."/>
                    <pic:cNvPicPr/>
                  </pic:nvPicPr>
                  <pic:blipFill>
                    <a:blip r:embed="rId88"/>
                    <a:stretch>
                      <a:fillRect/>
                    </a:stretch>
                  </pic:blipFill>
                  <pic:spPr>
                    <a:xfrm>
                      <a:off x="0" y="0"/>
                      <a:ext cx="6120130" cy="3441065"/>
                    </a:xfrm>
                    <a:prstGeom prst="rect">
                      <a:avLst/>
                    </a:prstGeom>
                  </pic:spPr>
                </pic:pic>
              </a:graphicData>
            </a:graphic>
          </wp:inline>
        </w:drawing>
      </w:r>
    </w:p>
    <w:p w14:paraId="01D74F11" w14:textId="3383AE33" w:rsidR="004A160C" w:rsidRDefault="0062796F" w:rsidP="004608B6">
      <w:pPr>
        <w:pStyle w:val="Caption"/>
      </w:pPr>
      <w:r>
        <w:tab/>
      </w:r>
      <w:bookmarkStart w:id="497" w:name="_Toc219315561"/>
      <w:r w:rsidR="008C5E6B">
        <w:t xml:space="preserve">Figure </w:t>
      </w:r>
      <w:r>
        <w:fldChar w:fldCharType="begin"/>
      </w:r>
      <w:r>
        <w:instrText>STYLEREF 2 \s</w:instrText>
      </w:r>
      <w:r>
        <w:fldChar w:fldCharType="separate"/>
      </w:r>
      <w:r w:rsidR="00FE47B3">
        <w:rPr>
          <w:noProof/>
          <w:cs/>
        </w:rPr>
        <w:t>‎</w:t>
      </w:r>
      <w:r w:rsidR="00FE47B3">
        <w:rPr>
          <w:noProof/>
        </w:rPr>
        <w:t>4.4</w:t>
      </w:r>
      <w:r>
        <w:fldChar w:fldCharType="end"/>
      </w:r>
      <w:r w:rsidR="00B04F6E">
        <w:noBreakHyphen/>
      </w:r>
      <w:r>
        <w:fldChar w:fldCharType="begin"/>
      </w:r>
      <w:r>
        <w:instrText>SEQ Figure \* ARABIC \s 2</w:instrText>
      </w:r>
      <w:r>
        <w:fldChar w:fldCharType="separate"/>
      </w:r>
      <w:r w:rsidR="00FE47B3">
        <w:rPr>
          <w:noProof/>
        </w:rPr>
        <w:t>33</w:t>
      </w:r>
      <w:r>
        <w:fldChar w:fldCharType="end"/>
      </w:r>
      <w:r w:rsidR="008C5E6B">
        <w:t xml:space="preserve">: </w:t>
      </w:r>
      <w:r w:rsidR="008C5E6B" w:rsidRPr="00EF1697">
        <w:t>Stock reorder alert</w:t>
      </w:r>
      <w:bookmarkEnd w:id="497"/>
      <w:r>
        <w:tab/>
      </w:r>
    </w:p>
    <w:p w14:paraId="25A4E118" w14:textId="3D1EECF8" w:rsidR="0062796F" w:rsidRPr="0062796F" w:rsidRDefault="0062796F" w:rsidP="00E463B0">
      <w:r w:rsidRPr="0062796F">
        <w:t>Low-stock warning list that flags items nearing the reorder threshold so the warehouse can restock before shortages happen.</w:t>
      </w:r>
    </w:p>
    <w:p w14:paraId="03D18351" w14:textId="194D0305" w:rsidR="255B1A50" w:rsidRDefault="00D83861" w:rsidP="00D83861">
      <w:pPr>
        <w:pStyle w:val="Heading1"/>
        <w:rPr>
          <w:sz w:val="26"/>
        </w:rPr>
      </w:pPr>
      <w:bookmarkStart w:id="498" w:name="_Toc219225136"/>
      <w:bookmarkStart w:id="499" w:name="_Toc219312280"/>
      <w:bookmarkStart w:id="500" w:name="_Toc219315779"/>
      <w:r w:rsidRPr="5C3C474E">
        <w:lastRenderedPageBreak/>
        <w:t xml:space="preserve">CONCLUSION </w:t>
      </w:r>
      <w:r>
        <w:t>AND</w:t>
      </w:r>
      <w:r w:rsidRPr="5C3C474E">
        <w:t xml:space="preserve"> </w:t>
      </w:r>
      <w:r w:rsidRPr="001E08EB">
        <w:t>FUTURE</w:t>
      </w:r>
      <w:r w:rsidRPr="5C3C474E">
        <w:t xml:space="preserve"> WORK</w:t>
      </w:r>
      <w:bookmarkEnd w:id="498"/>
      <w:bookmarkEnd w:id="499"/>
      <w:bookmarkEnd w:id="500"/>
    </w:p>
    <w:p w14:paraId="445E3EF6" w14:textId="36875B44" w:rsidR="5C3C474E" w:rsidRDefault="255B1A50" w:rsidP="00E463B0">
      <w:pPr>
        <w:pStyle w:val="Heading3"/>
      </w:pPr>
      <w:r w:rsidRPr="328CE24D">
        <w:t xml:space="preserve"> </w:t>
      </w:r>
      <w:bookmarkStart w:id="501" w:name="_Toc219225137"/>
      <w:bookmarkStart w:id="502" w:name="_Toc219312281"/>
      <w:bookmarkStart w:id="503" w:name="_Toc219315780"/>
      <w:r w:rsidRPr="00365514">
        <w:t>Achievements</w:t>
      </w:r>
      <w:bookmarkEnd w:id="501"/>
      <w:bookmarkEnd w:id="502"/>
      <w:bookmarkEnd w:id="503"/>
      <w:r w:rsidRPr="328CE24D">
        <w:t xml:space="preserve"> </w:t>
      </w:r>
    </w:p>
    <w:p w14:paraId="42EF70CE" w14:textId="77777777" w:rsidR="00506161" w:rsidRPr="00506161" w:rsidRDefault="00506161" w:rsidP="00E463B0">
      <w:r w:rsidRPr="00506161">
        <w:t>Throughout the development of the Online Sales Management System, our team successfully delivered a functional web application that meets the core requirements of the course in terms of architecture, database integration, security, and usability. The following achievements summarize the key outcomes of the project:</w:t>
      </w:r>
    </w:p>
    <w:p w14:paraId="76C76154" w14:textId="77777777" w:rsidR="00506161" w:rsidRPr="00506161" w:rsidRDefault="00506161" w:rsidP="00E463B0">
      <w:r w:rsidRPr="00506161">
        <w:t xml:space="preserve">First, we built a complete ASP.NET Core MVC web application with database connectivity. The system follows the MVC architecture to ensure a clear separation of concerns between Controllers, Views, and Models, which improves maintainability and supports future extension. The application connects to Microsoft SQL Server and performs data operations through Entity Framework Core, allowing consistent and efficient CRUD handling across modules. </w:t>
      </w:r>
    </w:p>
    <w:p w14:paraId="1139BB1C" w14:textId="77777777" w:rsidR="00506161" w:rsidRPr="00506161" w:rsidRDefault="00506161" w:rsidP="00E463B0">
      <w:r w:rsidRPr="00506161">
        <w:t xml:space="preserve">Second, we implemented role-based security with a dynamic permission management mechanism. Beyond basic role separation (Admin, Sales Staff, Warehouse Staff), the system includes a dynamic permission matrix that enables administrators to grant or revoke actions (such as Show, Create, Edit, Delete, and other operational rights) per module. This design follows the principle of least privilege and helps prevent unauthorized actions. The RBAC mechanism is enforced at the backend level through a custom authorization approach (e.g., attribute-based protection), and the project also includes a practical verification scenario using a restricted test account to confirm real-time access denial behavior. </w:t>
      </w:r>
    </w:p>
    <w:p w14:paraId="6A484200" w14:textId="77777777" w:rsidR="00506161" w:rsidRPr="00506161" w:rsidRDefault="00506161" w:rsidP="00E463B0">
      <w:r w:rsidRPr="00506161">
        <w:t xml:space="preserve">Third, we delivered essential business workflows for internal sales operations. The Sales Staff workflow supports product search, customer management, invoice creation, and invoice tracking. The system automatically calculates invoice totals and updates inventory after successful transactions, helping reduce manual errors. In parallel, the Warehouse workflow supports inventory monitoring and import goods processing, ensuring that stock levels are updated consistently and that stock movement history can be traced when needed. </w:t>
      </w:r>
    </w:p>
    <w:p w14:paraId="655A9909" w14:textId="77777777" w:rsidR="00506161" w:rsidRPr="00506161" w:rsidRDefault="00506161" w:rsidP="00E463B0">
      <w:r w:rsidRPr="00506161">
        <w:t xml:space="preserve">Fourth, we designed a structured database schema aligned with real operational needs. The database design covers not only sales and inventory (products, categories, invoices, invoice items, purchases, purchase items, stock movements) but also supporting modules such as configuration and expense management. The schema applies relational constraints and </w:t>
      </w:r>
      <w:r w:rsidRPr="00506161">
        <w:lastRenderedPageBreak/>
        <w:t xml:space="preserve">relationship design (header-detail patterns for invoices and purchases) to maintain data consistency and support reporting queries. </w:t>
      </w:r>
    </w:p>
    <w:p w14:paraId="2CDC3E10" w14:textId="77777777" w:rsidR="00506161" w:rsidRPr="00506161" w:rsidRDefault="00506161" w:rsidP="00E463B0">
      <w:r w:rsidRPr="00506161">
        <w:t xml:space="preserve">Fifth, we produced full system documentation with diagrams and UI prototypes. The report includes a use-case diagram, activity diagrams, and sequence diagrams to explain key workflows. In addition, UI mockups were created in Figma to define layout conventions, component consistency, forms and validation behavior, and list/table patterns such as search, filtering, and pagination. This helped standardize user experience across Sales Staff, Warehouse, and Admin interfaces. </w:t>
      </w:r>
    </w:p>
    <w:p w14:paraId="098F7C72" w14:textId="77777777" w:rsidR="00506161" w:rsidRPr="00506161" w:rsidRDefault="00506161" w:rsidP="00E463B0">
      <w:r w:rsidRPr="00506161">
        <w:t xml:space="preserve">Finally, we provided a clear step-by-step installation guide and reproducible setup process. The implementation section documents how to clone the repository, configure the connection string, apply EF Core migrations, and run the application locally. This improves reproducibility and supports demo readiness, enabling the system to be deployed and tested consistently in different environments. </w:t>
      </w:r>
    </w:p>
    <w:p w14:paraId="686F4911" w14:textId="3ED84302" w:rsidR="00506161" w:rsidRPr="00506161" w:rsidRDefault="00506161" w:rsidP="00E463B0">
      <w:r w:rsidRPr="00506161">
        <w:t>Overall, the project demonstrates our ability to analyze business workflows, design a structured database-backed web application, implement practical security controls, and document the system in a clear and logical manner according to the course report requirements.</w:t>
      </w:r>
    </w:p>
    <w:p w14:paraId="56EF8A8F" w14:textId="244A461C" w:rsidR="5C3C474E" w:rsidRDefault="255B1A50" w:rsidP="00E463B0">
      <w:pPr>
        <w:pStyle w:val="Heading3"/>
      </w:pPr>
      <w:bookmarkStart w:id="504" w:name="_Toc219225138"/>
      <w:bookmarkStart w:id="505" w:name="_Toc219312282"/>
      <w:bookmarkStart w:id="506" w:name="_Toc219315781"/>
      <w:r w:rsidRPr="328CE24D">
        <w:t>Limitations</w:t>
      </w:r>
      <w:bookmarkEnd w:id="504"/>
      <w:bookmarkEnd w:id="505"/>
      <w:bookmarkEnd w:id="506"/>
      <w:r w:rsidRPr="328CE24D">
        <w:t xml:space="preserve"> </w:t>
      </w:r>
    </w:p>
    <w:p w14:paraId="357903F6" w14:textId="77777777" w:rsidR="00BD32CE" w:rsidRPr="00BD32CE" w:rsidRDefault="00BD32CE" w:rsidP="00E463B0">
      <w:r w:rsidRPr="00BD32CE">
        <w:t>Although the Online Sales Management System successfully covers the core requirements of an internal sales and inventory management platform, the current version still has several limitations due to time constraints, academic scope, and resource availability.</w:t>
      </w:r>
    </w:p>
    <w:p w14:paraId="7E99B6FA" w14:textId="77777777" w:rsidR="00BD32CE" w:rsidRPr="00BD32CE" w:rsidRDefault="00BD32CE" w:rsidP="00E463B0">
      <w:r w:rsidRPr="00BD32CE">
        <w:t xml:space="preserve">First, the system is designed for internal operations rather than a public e-commerce storefront. At this stage, there is no end-customer interface for self-registration, browsing, or placing orders directly. All sales activities are handled through internal roles (Sales Staff, Warehouse Staff, and Admin), meaning customer interactions are mediated by staff instead of being performed by customers online. </w:t>
      </w:r>
    </w:p>
    <w:p w14:paraId="6B8D8BC6" w14:textId="77777777" w:rsidR="00BD32CE" w:rsidRPr="00BD32CE" w:rsidRDefault="00BD32CE" w:rsidP="00E463B0">
      <w:r w:rsidRPr="00BD32CE">
        <w:t xml:space="preserve">Second, online payment and advanced transaction automation are not included. The system records invoices and payment status for management purposes, but it does not integrate with payment gateways (such as VNPay, MoMo, PayPal, etc.) or automate payment confirmation. As a result, some transaction steps still rely on manual updates, which may reduce efficiency for real-world deployment at scale. </w:t>
      </w:r>
    </w:p>
    <w:p w14:paraId="765FC325" w14:textId="77777777" w:rsidR="00BD32CE" w:rsidRPr="00BD32CE" w:rsidRDefault="00BD32CE" w:rsidP="00E463B0">
      <w:r w:rsidRPr="00BD32CE">
        <w:lastRenderedPageBreak/>
        <w:t xml:space="preserve">Third, platform support is currently limited to the web environment. The application is implemented as a web-based system and does not provide native mobile applications for Android or iOS. While the interface is built with Bootstrap to support responsive layouts, mobile usability is still constrained compared to dedicated native apps, especially for warehouse tasks that may require faster scanning or on-device workflows. </w:t>
      </w:r>
    </w:p>
    <w:p w14:paraId="70FD36A1" w14:textId="77777777" w:rsidR="00BD32CE" w:rsidRPr="00BD32CE" w:rsidRDefault="00BD32CE" w:rsidP="00E463B0">
      <w:r w:rsidRPr="00BD32CE">
        <w:t xml:space="preserve">Fourth, reporting and analytics remain basic compared to real enterprise requirements. The current reporting functions focus on essential statistics (e.g., revenue summaries within a selected period) but do not yet provide deeper analytical capabilities such as forecasting, demand prediction, automated replenishment suggestions, or advanced dashboards with drill-down insights. These features were considered but reserved for future work. </w:t>
      </w:r>
    </w:p>
    <w:p w14:paraId="6B25A8A6" w14:textId="77777777" w:rsidR="00BD32CE" w:rsidRPr="00BD32CE" w:rsidRDefault="00BD32CE" w:rsidP="00E463B0">
      <w:r w:rsidRPr="00BD32CE">
        <w:t xml:space="preserve">Finally, the current project scope prioritizes functionality and demonstration readiness over exhaustive testing and optimization. Due to limited time, the system has not been fully evaluated with large datasets, high concurrent traffic, or comprehensive test automation (unit tests/integration tests). Performance tuning, security hardening beyond the implemented RBAC mechanism, and production deployment practices would be necessary before applying the system in a real commercial environment. </w:t>
      </w:r>
    </w:p>
    <w:p w14:paraId="16C98FB4" w14:textId="2A848453" w:rsidR="00BD32CE" w:rsidRPr="00BD32CE" w:rsidRDefault="00BD32CE" w:rsidP="00E463B0">
      <w:r w:rsidRPr="00BD32CE">
        <w:t>In summary, these limitations reflect the realistic constraints of a semester-based academic project. However, the current version provides a stable foundation for future enhancements and potential expansion toward a full-scale online sales platform.</w:t>
      </w:r>
    </w:p>
    <w:p w14:paraId="21495C0F" w14:textId="2104EDE4" w:rsidR="5C3C474E" w:rsidRDefault="255B1A50" w:rsidP="00E463B0">
      <w:pPr>
        <w:pStyle w:val="Heading3"/>
        <w:rPr>
          <w:sz w:val="26"/>
        </w:rPr>
      </w:pPr>
      <w:bookmarkStart w:id="507" w:name="_Toc219225139"/>
      <w:bookmarkStart w:id="508" w:name="_Toc219312283"/>
      <w:bookmarkStart w:id="509" w:name="_Toc219315782"/>
      <w:r>
        <w:t xml:space="preserve">Suggestions </w:t>
      </w:r>
      <w:r w:rsidR="00420FC9">
        <w:t>for future enhancements</w:t>
      </w:r>
      <w:bookmarkEnd w:id="507"/>
      <w:bookmarkEnd w:id="508"/>
      <w:bookmarkEnd w:id="509"/>
      <w:r w:rsidR="00420FC9">
        <w:t xml:space="preserve"> </w:t>
      </w:r>
    </w:p>
    <w:p w14:paraId="52288B38" w14:textId="77777777" w:rsidR="0073361E" w:rsidRPr="0073361E" w:rsidRDefault="0073361E" w:rsidP="00E463B0">
      <w:r w:rsidRPr="0073361E">
        <w:t>To further improve the Online Sales Management System and address the current limitations, several enhancements can be considered in future development. The system may be extended with a customer-facing interface that allows end users to browse products, place orders, and track order status, transforming the solution into a more complete e-commerce platform. In addition, integrating online payment gateways and automating order-related processes would improve operational efficiency and reduce manual handling.</w:t>
      </w:r>
    </w:p>
    <w:p w14:paraId="18444020" w14:textId="55937B70" w:rsidR="5C3C474E" w:rsidRDefault="0073361E" w:rsidP="00E463B0">
      <w:r w:rsidRPr="0073361E">
        <w:t xml:space="preserve">Furthermore, mobile usability can be enhanced by optimizing the interface for mobile devices, especially for warehouse operations such as inventory checking and stock entry. The reporting module can also be expanded with more detailed dashboards, exportable reports, and advanced analytics to support better business decision-making. Finally, future work should focus on strengthening system reliability and security through comprehensive testing, </w:t>
      </w:r>
      <w:r w:rsidRPr="0073361E">
        <w:lastRenderedPageBreak/>
        <w:t>performance optimization, and additional security measures such as audit logging and activity tracking. These improvements would help make the system more scalable and suitable for real-world deployment.</w:t>
      </w:r>
    </w:p>
    <w:p w14:paraId="34FCCAF3" w14:textId="77777777" w:rsidR="00937C3F" w:rsidRPr="00937C3F" w:rsidRDefault="00937C3F" w:rsidP="00E463B0">
      <w:pPr>
        <w:rPr>
          <w:lang w:val="fr-FR"/>
        </w:rPr>
      </w:pPr>
    </w:p>
    <w:p w14:paraId="6F326942" w14:textId="0DC34541" w:rsidR="006B1833" w:rsidRDefault="006B1833" w:rsidP="00E463B0">
      <w:pPr>
        <w:ind w:firstLine="0"/>
        <w:jc w:val="left"/>
      </w:pPr>
      <w:r>
        <w:br w:type="page"/>
      </w:r>
    </w:p>
    <w:p w14:paraId="26B08DD2" w14:textId="0CF6ED45" w:rsidR="006B1833" w:rsidRDefault="008264E8" w:rsidP="00E463B0">
      <w:pPr>
        <w:pStyle w:val="Heading1"/>
        <w:numPr>
          <w:ilvl w:val="0"/>
          <w:numId w:val="0"/>
        </w:numPr>
        <w:autoSpaceDE w:val="0"/>
        <w:autoSpaceDN w:val="0"/>
        <w:rPr>
          <w:lang w:val="en-US"/>
        </w:rPr>
      </w:pPr>
      <w:bookmarkStart w:id="510" w:name="_Toc219312284"/>
      <w:bookmarkStart w:id="511" w:name="_Toc219315783"/>
      <w:r>
        <w:rPr>
          <w:lang w:val="en-US"/>
        </w:rPr>
        <w:lastRenderedPageBreak/>
        <w:t>APPENDIX</w:t>
      </w:r>
      <w:bookmarkEnd w:id="510"/>
      <w:bookmarkEnd w:id="511"/>
    </w:p>
    <w:p w14:paraId="45C15D27" w14:textId="0F5EF43F" w:rsidR="006A4381" w:rsidRPr="00A31C5D" w:rsidRDefault="00A31C5D" w:rsidP="00E463B0">
      <w:pPr>
        <w:pStyle w:val="Appendix"/>
      </w:pPr>
      <w:r>
        <w:t>P</w:t>
      </w:r>
      <w:r w:rsidRPr="00A31C5D">
        <w:t>roject source code (github)</w:t>
      </w:r>
    </w:p>
    <w:p w14:paraId="261F73BE" w14:textId="5947E86D" w:rsidR="006A4381" w:rsidRPr="006A4381" w:rsidRDefault="006A4381" w:rsidP="00E463B0">
      <w:r w:rsidRPr="006A4381">
        <w:t>GitHub</w:t>
      </w:r>
      <w:r w:rsidR="009E2814">
        <w:t xml:space="preserve"> </w:t>
      </w:r>
      <w:r w:rsidRPr="006A4381">
        <w:t>Repository:</w:t>
      </w:r>
      <w:r w:rsidR="009E2814">
        <w:t xml:space="preserve"> </w:t>
      </w:r>
      <w:hyperlink r:id="rId89" w:history="1">
        <w:r w:rsidR="00797DAE" w:rsidRPr="00797DAE">
          <w:rPr>
            <w:rStyle w:val="Hyperlink"/>
          </w:rPr>
          <w:t>Online-Sales-Management-System</w:t>
        </w:r>
      </w:hyperlink>
    </w:p>
    <w:p w14:paraId="4C19A0B2" w14:textId="0D0CA0CB" w:rsidR="00F51F65" w:rsidRPr="006A4381" w:rsidRDefault="006A4381" w:rsidP="00E463B0">
      <w:r w:rsidRPr="006A4381">
        <w:t>Description:</w:t>
      </w:r>
      <w:r w:rsidR="00797DAE">
        <w:t xml:space="preserve"> </w:t>
      </w:r>
      <w:r w:rsidRPr="006A4381">
        <w:t>This repository contains the full source code of the project, including backend, frontend, database scripts, and configuration files.</w:t>
      </w:r>
    </w:p>
    <w:p w14:paraId="17448A7C" w14:textId="09E757B9" w:rsidR="00233465" w:rsidRDefault="00A31C5D" w:rsidP="00E463B0">
      <w:pPr>
        <w:pStyle w:val="Appendix"/>
      </w:pPr>
      <w:r>
        <w:t>Ux</w:t>
      </w:r>
      <w:r w:rsidRPr="00A31C5D">
        <w:t>/u</w:t>
      </w:r>
      <w:r>
        <w:t>i</w:t>
      </w:r>
      <w:r w:rsidRPr="00A31C5D">
        <w:t xml:space="preserve"> design (figma)</w:t>
      </w:r>
    </w:p>
    <w:p w14:paraId="5144E174" w14:textId="20735E6F" w:rsidR="00FC51C7" w:rsidRPr="00FC51C7" w:rsidRDefault="00FC51C7" w:rsidP="00E463B0">
      <w:r w:rsidRPr="00FC51C7">
        <w:t>Figma Design Link:</w:t>
      </w:r>
      <w:r>
        <w:t xml:space="preserve"> </w:t>
      </w:r>
      <w:hyperlink r:id="rId90" w:history="1">
        <w:r w:rsidR="001077F6" w:rsidRPr="001077F6">
          <w:rPr>
            <w:rStyle w:val="Hyperlink"/>
          </w:rPr>
          <w:t>Online-Sales-Management-System-Figma</w:t>
        </w:r>
      </w:hyperlink>
    </w:p>
    <w:p w14:paraId="0C6ACFD3" w14:textId="10CC003D" w:rsidR="00A31C5D" w:rsidRDefault="00FC51C7" w:rsidP="00E463B0">
      <w:r w:rsidRPr="00FC51C7">
        <w:t>Description:</w:t>
      </w:r>
      <w:r>
        <w:t xml:space="preserve"> </w:t>
      </w:r>
      <w:r w:rsidRPr="00FC51C7">
        <w:t>This Figma file presents the complete UI/UX design of the system, including wireframes, high-fidelity mockups, and user flows.</w:t>
      </w:r>
    </w:p>
    <w:p w14:paraId="3F7182F1" w14:textId="2F31E932" w:rsidR="00EE57EE" w:rsidRDefault="00EE57EE" w:rsidP="00E463B0">
      <w:pPr>
        <w:pStyle w:val="Appendix"/>
      </w:pPr>
      <w:r w:rsidRPr="00EE57EE">
        <w:t xml:space="preserve">Appendix X. AI/Tools </w:t>
      </w:r>
      <w:r w:rsidR="001121AE" w:rsidRPr="00EE57EE">
        <w:t>usage statement</w:t>
      </w:r>
    </w:p>
    <w:p w14:paraId="7ADB5AE8" w14:textId="0FBED12A" w:rsidR="00CB5E29" w:rsidRPr="00CB5E29" w:rsidRDefault="00CB5E29" w:rsidP="00E463B0">
      <w:r w:rsidRPr="00CB5E29">
        <w:t>Tools used: Visual Studio, SQL Server, GitHub, Figma, draw.io…</w:t>
      </w:r>
    </w:p>
    <w:p w14:paraId="4C3B7908" w14:textId="305B4DC0" w:rsidR="00CB5E29" w:rsidRPr="00CB5E29" w:rsidRDefault="00CB5E29" w:rsidP="00E463B0">
      <w:r w:rsidRPr="00CB5E29">
        <w:t>Generative AI:</w:t>
      </w:r>
    </w:p>
    <w:p w14:paraId="209F0066" w14:textId="60D1DCBE" w:rsidR="00CB5E29" w:rsidRPr="00CB5E29" w:rsidRDefault="00CB5E29" w:rsidP="00E463B0">
      <w:r w:rsidRPr="00CB5E29">
        <w:t>Used for: summarizing requirements, suggesting naming conventions, improving English grammar in report</w:t>
      </w:r>
      <w:r>
        <w:t xml:space="preserve">, </w:t>
      </w:r>
      <w:r w:rsidRPr="00CB5E29">
        <w:t>code guidance</w:t>
      </w:r>
      <w:r>
        <w:t>.</w:t>
      </w:r>
    </w:p>
    <w:p w14:paraId="0EDF1064" w14:textId="3523C3B9" w:rsidR="00CB5E29" w:rsidRPr="00CB5E29" w:rsidRDefault="00CB5E29" w:rsidP="00E463B0">
      <w:r w:rsidRPr="00CB5E29">
        <w:t>Not used for: direct copy-paste of full modules without review</w:t>
      </w:r>
      <w:r>
        <w:t>.</w:t>
      </w:r>
    </w:p>
    <w:p w14:paraId="24F51CB5" w14:textId="6E0E496D" w:rsidR="00E14214" w:rsidRDefault="00CB5E29" w:rsidP="00E463B0">
      <w:r w:rsidRPr="00CB5E29">
        <w:t>Verification: manual testing + team review</w:t>
      </w:r>
      <w:r>
        <w:t>.</w:t>
      </w:r>
      <w:r w:rsidR="00E14214">
        <w:br w:type="page"/>
      </w:r>
    </w:p>
    <w:p w14:paraId="75E15DE9" w14:textId="27E746A6" w:rsidR="00E14214" w:rsidRDefault="002E6E0B" w:rsidP="00E463B0">
      <w:pPr>
        <w:pStyle w:val="Heading1"/>
        <w:numPr>
          <w:ilvl w:val="0"/>
          <w:numId w:val="0"/>
        </w:numPr>
        <w:autoSpaceDE w:val="0"/>
        <w:autoSpaceDN w:val="0"/>
        <w:rPr>
          <w:lang w:val="en-US"/>
        </w:rPr>
      </w:pPr>
      <w:bookmarkStart w:id="512" w:name="_Toc219312285"/>
      <w:bookmarkStart w:id="513" w:name="_Toc219315784"/>
      <w:r w:rsidRPr="002E6E0B">
        <w:rPr>
          <w:lang w:val="en-US"/>
        </w:rPr>
        <w:lastRenderedPageBreak/>
        <w:t>REFERENCES</w:t>
      </w:r>
      <w:bookmarkEnd w:id="512"/>
      <w:bookmarkEnd w:id="513"/>
    </w:p>
    <w:p w14:paraId="5D221145" w14:textId="77777777" w:rsidR="006B4F34" w:rsidRDefault="006B4F34" w:rsidP="00E463B0">
      <w:r>
        <w:t>Microsoft Learn. (2024, June 17). Overview of ASP.NET Core MVC.</w:t>
      </w:r>
    </w:p>
    <w:p w14:paraId="7EFD738E" w14:textId="77777777" w:rsidR="006B4F34" w:rsidRDefault="006B4F34" w:rsidP="00E463B0">
      <w:r>
        <w:t>Retrieved January 2026, from</w:t>
      </w:r>
    </w:p>
    <w:p w14:paraId="5C471994" w14:textId="59D1C3BF" w:rsidR="006B4F34" w:rsidRDefault="006B4F34" w:rsidP="00E463B0">
      <w:hyperlink r:id="rId91" w:history="1">
        <w:r w:rsidRPr="001628AF">
          <w:rPr>
            <w:rStyle w:val="Hyperlink"/>
          </w:rPr>
          <w:t>https://learn.microsoft.com/en-us/aspnet/core/mvc/overview</w:t>
        </w:r>
      </w:hyperlink>
    </w:p>
    <w:p w14:paraId="2EAD1A82" w14:textId="77777777" w:rsidR="006B4F34" w:rsidRDefault="006B4F34" w:rsidP="00E463B0"/>
    <w:p w14:paraId="41DEBB9A" w14:textId="77777777" w:rsidR="006B4F34" w:rsidRDefault="006B4F34" w:rsidP="00E463B0">
      <w:r>
        <w:t>Microsoft Learn. (2025, July 30). Overview of ASP.NET Core.</w:t>
      </w:r>
    </w:p>
    <w:p w14:paraId="18CFDCA3" w14:textId="77777777" w:rsidR="006B4F34" w:rsidRDefault="006B4F34" w:rsidP="00E463B0">
      <w:r>
        <w:t>Retrieved January 2026, from</w:t>
      </w:r>
    </w:p>
    <w:p w14:paraId="79501CF2" w14:textId="02B582D2" w:rsidR="006B4F34" w:rsidRDefault="006B4F34" w:rsidP="00E463B0">
      <w:hyperlink r:id="rId92" w:history="1">
        <w:r w:rsidRPr="001628AF">
          <w:rPr>
            <w:rStyle w:val="Hyperlink"/>
          </w:rPr>
          <w:t>https://learn.microsoft.com/en-us/aspnet/core/overview</w:t>
        </w:r>
      </w:hyperlink>
    </w:p>
    <w:p w14:paraId="117377E9" w14:textId="77777777" w:rsidR="006B4F34" w:rsidRDefault="006B4F34" w:rsidP="00E463B0"/>
    <w:p w14:paraId="15CBF333" w14:textId="77777777" w:rsidR="006B4F34" w:rsidRDefault="006B4F34" w:rsidP="00E463B0">
      <w:r>
        <w:t>Microsoft Learn. (2025, November 11). Introduction to Identity on ASP.NET Core.</w:t>
      </w:r>
    </w:p>
    <w:p w14:paraId="4C3D9EEE" w14:textId="77777777" w:rsidR="006B4F34" w:rsidRDefault="006B4F34" w:rsidP="00E463B0">
      <w:r>
        <w:t>Retrieved January 2026, from</w:t>
      </w:r>
    </w:p>
    <w:p w14:paraId="7306DB29" w14:textId="24FFF78A" w:rsidR="006B4F34" w:rsidRDefault="006B4F34" w:rsidP="00E463B0">
      <w:hyperlink r:id="rId93" w:history="1">
        <w:r w:rsidRPr="001628AF">
          <w:rPr>
            <w:rStyle w:val="Hyperlink"/>
          </w:rPr>
          <w:t>https://learn.microsoft.com/en-us/aspnet/core/security/authentication/identity</w:t>
        </w:r>
      </w:hyperlink>
    </w:p>
    <w:p w14:paraId="6912B7C4" w14:textId="77777777" w:rsidR="006B4F34" w:rsidRDefault="006B4F34" w:rsidP="00E463B0"/>
    <w:p w14:paraId="0E20CE6C" w14:textId="77777777" w:rsidR="006B4F34" w:rsidRDefault="006B4F34" w:rsidP="00E463B0">
      <w:r>
        <w:t>Microsoft Learn. (2023, January 12). Migrations overview (Entity Framework Core).</w:t>
      </w:r>
    </w:p>
    <w:p w14:paraId="1B9BAE26" w14:textId="77777777" w:rsidR="006B4F34" w:rsidRDefault="006B4F34" w:rsidP="00E463B0">
      <w:r>
        <w:t>Retrieved January 2026, from</w:t>
      </w:r>
    </w:p>
    <w:p w14:paraId="3E74A206" w14:textId="7B5E733D" w:rsidR="006B4F34" w:rsidRDefault="006B4F34" w:rsidP="00E463B0">
      <w:hyperlink r:id="rId94" w:history="1">
        <w:r w:rsidRPr="001628AF">
          <w:rPr>
            <w:rStyle w:val="Hyperlink"/>
          </w:rPr>
          <w:t>https://learn.microsoft.com/en-us/ef/core/managing-schemas/migrations</w:t>
        </w:r>
      </w:hyperlink>
    </w:p>
    <w:p w14:paraId="1B789F31" w14:textId="77777777" w:rsidR="006B4F34" w:rsidRDefault="006B4F34" w:rsidP="00E463B0"/>
    <w:p w14:paraId="7D7FDA90" w14:textId="77777777" w:rsidR="006B4F34" w:rsidRDefault="006B4F34" w:rsidP="00E463B0">
      <w:r>
        <w:t>Microsoft Learn. (2024, November 12). Entity Framework Core documentation.</w:t>
      </w:r>
    </w:p>
    <w:p w14:paraId="2CF0B642" w14:textId="77777777" w:rsidR="006B4F34" w:rsidRDefault="006B4F34" w:rsidP="00E463B0">
      <w:r>
        <w:t>Retrieved January 2026, from</w:t>
      </w:r>
    </w:p>
    <w:p w14:paraId="298CC3D7" w14:textId="027752F7" w:rsidR="006B4F34" w:rsidRDefault="006B4F34" w:rsidP="00E463B0">
      <w:hyperlink r:id="rId95" w:history="1">
        <w:r w:rsidRPr="001628AF">
          <w:rPr>
            <w:rStyle w:val="Hyperlink"/>
          </w:rPr>
          <w:t>https://learn.microsoft.com/en-us/ef/core/</w:t>
        </w:r>
      </w:hyperlink>
    </w:p>
    <w:p w14:paraId="1841DBFC" w14:textId="77777777" w:rsidR="006B4F34" w:rsidRDefault="006B4F34" w:rsidP="00E463B0"/>
    <w:p w14:paraId="31A113F6" w14:textId="77777777" w:rsidR="006B4F34" w:rsidRDefault="006B4F34" w:rsidP="00E463B0">
      <w:r>
        <w:t>Bootstrap. (n.d.). Introduction to Bootstrap 5.</w:t>
      </w:r>
    </w:p>
    <w:p w14:paraId="0B878DCD" w14:textId="77777777" w:rsidR="006B4F34" w:rsidRDefault="006B4F34" w:rsidP="00E463B0">
      <w:r>
        <w:t>Retrieved January 2026, from</w:t>
      </w:r>
    </w:p>
    <w:p w14:paraId="7A637C5D" w14:textId="6F58CC18" w:rsidR="006B4F34" w:rsidRDefault="006B4F34" w:rsidP="00E463B0">
      <w:hyperlink r:id="rId96" w:history="1">
        <w:r w:rsidRPr="001628AF">
          <w:rPr>
            <w:rStyle w:val="Hyperlink"/>
          </w:rPr>
          <w:t>https://getbootstrap.com/docs/5.3/getting-started/introduction/</w:t>
        </w:r>
      </w:hyperlink>
    </w:p>
    <w:p w14:paraId="3F6B4F6F" w14:textId="77777777" w:rsidR="006B4F34" w:rsidRDefault="006B4F34" w:rsidP="00E463B0"/>
    <w:p w14:paraId="12D31E3C" w14:textId="77777777" w:rsidR="006B4F34" w:rsidRDefault="006B4F34" w:rsidP="00E463B0">
      <w:r>
        <w:t>GitHub. (n.d.). GitHub documentation: About version control and collaboration.</w:t>
      </w:r>
    </w:p>
    <w:p w14:paraId="483B8D28" w14:textId="77777777" w:rsidR="006B4F34" w:rsidRDefault="006B4F34" w:rsidP="00E463B0">
      <w:r>
        <w:t>Retrieved January 2026, from</w:t>
      </w:r>
    </w:p>
    <w:p w14:paraId="2A5CB197" w14:textId="3A283EB8" w:rsidR="003A0EF7" w:rsidRDefault="006B4F34" w:rsidP="00E463B0">
      <w:hyperlink r:id="rId97" w:history="1">
        <w:r w:rsidRPr="001628AF">
          <w:rPr>
            <w:rStyle w:val="Hyperlink"/>
          </w:rPr>
          <w:t>https://docs.github.com/en/get-started/using-git/about-git</w:t>
        </w:r>
      </w:hyperlink>
    </w:p>
    <w:p w14:paraId="031DBF13" w14:textId="77777777" w:rsidR="003A0EF7" w:rsidRDefault="003A0EF7" w:rsidP="00E463B0">
      <w:pPr>
        <w:ind w:firstLine="0"/>
        <w:jc w:val="left"/>
      </w:pPr>
      <w:r>
        <w:br w:type="page"/>
      </w:r>
    </w:p>
    <w:p w14:paraId="306C170D" w14:textId="4C82C489" w:rsidR="006E46D9" w:rsidRDefault="009754DD" w:rsidP="00E463B0">
      <w:pPr>
        <w:pStyle w:val="Heading1"/>
        <w:numPr>
          <w:ilvl w:val="0"/>
          <w:numId w:val="0"/>
        </w:numPr>
        <w:autoSpaceDE w:val="0"/>
        <w:autoSpaceDN w:val="0"/>
        <w:rPr>
          <w:lang w:val="en-US"/>
        </w:rPr>
      </w:pPr>
      <w:bookmarkStart w:id="514" w:name="_Toc219312286"/>
      <w:bookmarkStart w:id="515" w:name="_Toc219315785"/>
      <w:r w:rsidRPr="009754DD">
        <w:rPr>
          <w:lang w:val="en-US"/>
        </w:rPr>
        <w:lastRenderedPageBreak/>
        <w:t xml:space="preserve">TASK DIVISION </w:t>
      </w:r>
      <w:r w:rsidR="00165E80">
        <w:rPr>
          <w:lang w:val="en-US"/>
        </w:rPr>
        <w:t>AND</w:t>
      </w:r>
      <w:r w:rsidRPr="009754DD">
        <w:rPr>
          <w:lang w:val="en-US"/>
        </w:rPr>
        <w:t xml:space="preserve"> CONTRIBUTION SUM</w:t>
      </w:r>
      <w:r w:rsidR="00261F59">
        <w:rPr>
          <w:lang w:val="en-US"/>
        </w:rPr>
        <w:t>M</w:t>
      </w:r>
      <w:r w:rsidRPr="009754DD">
        <w:rPr>
          <w:lang w:val="en-US"/>
        </w:rPr>
        <w:t>ARY</w:t>
      </w:r>
      <w:bookmarkEnd w:id="514"/>
      <w:bookmarkEnd w:id="515"/>
    </w:p>
    <w:tbl>
      <w:tblPr>
        <w:tblStyle w:val="TableGrid1"/>
        <w:tblW w:w="0" w:type="auto"/>
        <w:tblLayout w:type="fixed"/>
        <w:tblLook w:val="04A0" w:firstRow="1" w:lastRow="0" w:firstColumn="1" w:lastColumn="0" w:noHBand="0" w:noVBand="1"/>
      </w:tblPr>
      <w:tblGrid>
        <w:gridCol w:w="1980"/>
        <w:gridCol w:w="3969"/>
        <w:gridCol w:w="1825"/>
        <w:gridCol w:w="1854"/>
      </w:tblGrid>
      <w:tr w:rsidR="00D772FA" w:rsidRPr="00D772FA" w14:paraId="7E420314" w14:textId="77777777" w:rsidTr="006E46D9">
        <w:trPr>
          <w:trHeight w:val="20"/>
          <w:tblHeader/>
        </w:trPr>
        <w:tc>
          <w:tcPr>
            <w:tcW w:w="1980" w:type="dxa"/>
            <w:tcMar>
              <w:top w:w="23" w:type="dxa"/>
              <w:left w:w="119" w:type="dxa"/>
              <w:bottom w:w="23" w:type="dxa"/>
              <w:right w:w="119" w:type="dxa"/>
            </w:tcMar>
            <w:vAlign w:val="center"/>
            <w:hideMark/>
          </w:tcPr>
          <w:p w14:paraId="2A77D815" w14:textId="03BEA78E" w:rsidR="00D772FA" w:rsidRPr="00D772FA" w:rsidRDefault="00D772FA" w:rsidP="00E463B0">
            <w:pPr>
              <w:ind w:firstLine="0"/>
              <w:jc w:val="center"/>
              <w:rPr>
                <w:b/>
                <w:bCs/>
              </w:rPr>
            </w:pPr>
            <w:r w:rsidRPr="00D772FA">
              <w:rPr>
                <w:b/>
                <w:bCs/>
              </w:rPr>
              <w:t xml:space="preserve">Member </w:t>
            </w:r>
            <w:r w:rsidR="001121AE" w:rsidRPr="00D772FA">
              <w:rPr>
                <w:b/>
                <w:bCs/>
              </w:rPr>
              <w:t>name</w:t>
            </w:r>
          </w:p>
        </w:tc>
        <w:tc>
          <w:tcPr>
            <w:tcW w:w="3969" w:type="dxa"/>
            <w:tcMar>
              <w:top w:w="23" w:type="dxa"/>
              <w:left w:w="119" w:type="dxa"/>
              <w:bottom w:w="23" w:type="dxa"/>
              <w:right w:w="119" w:type="dxa"/>
            </w:tcMar>
            <w:vAlign w:val="center"/>
            <w:hideMark/>
          </w:tcPr>
          <w:p w14:paraId="52A95AB2" w14:textId="17DFF8BE" w:rsidR="00D772FA" w:rsidRPr="00D772FA" w:rsidRDefault="00D772FA" w:rsidP="00E463B0">
            <w:pPr>
              <w:ind w:firstLine="0"/>
              <w:jc w:val="center"/>
              <w:rPr>
                <w:b/>
                <w:bCs/>
              </w:rPr>
            </w:pPr>
            <w:r w:rsidRPr="00D772FA">
              <w:rPr>
                <w:b/>
                <w:bCs/>
              </w:rPr>
              <w:t xml:space="preserve">Assigned </w:t>
            </w:r>
            <w:r w:rsidR="00946A73" w:rsidRPr="00D772FA">
              <w:rPr>
                <w:b/>
                <w:bCs/>
              </w:rPr>
              <w:t>tasks</w:t>
            </w:r>
          </w:p>
        </w:tc>
        <w:tc>
          <w:tcPr>
            <w:tcW w:w="1825" w:type="dxa"/>
            <w:tcMar>
              <w:top w:w="23" w:type="dxa"/>
              <w:left w:w="119" w:type="dxa"/>
              <w:bottom w:w="23" w:type="dxa"/>
              <w:right w:w="119" w:type="dxa"/>
            </w:tcMar>
            <w:vAlign w:val="center"/>
            <w:hideMark/>
          </w:tcPr>
          <w:p w14:paraId="460939ED" w14:textId="34CA219A" w:rsidR="00D772FA" w:rsidRPr="00D772FA" w:rsidRDefault="00D772FA" w:rsidP="00E463B0">
            <w:pPr>
              <w:ind w:firstLine="0"/>
              <w:jc w:val="center"/>
              <w:rPr>
                <w:b/>
                <w:bCs/>
              </w:rPr>
            </w:pPr>
            <w:r w:rsidRPr="00D772FA">
              <w:rPr>
                <w:b/>
                <w:bCs/>
              </w:rPr>
              <w:t xml:space="preserve">Workload </w:t>
            </w:r>
            <w:r w:rsidR="001121AE" w:rsidRPr="00D772FA">
              <w:rPr>
                <w:b/>
                <w:bCs/>
              </w:rPr>
              <w:t>contributio</w:t>
            </w:r>
            <w:r w:rsidRPr="00D772FA">
              <w:rPr>
                <w:b/>
                <w:bCs/>
              </w:rPr>
              <w:t>n (%)</w:t>
            </w:r>
          </w:p>
        </w:tc>
        <w:tc>
          <w:tcPr>
            <w:tcW w:w="1854" w:type="dxa"/>
            <w:tcMar>
              <w:top w:w="23" w:type="dxa"/>
              <w:left w:w="119" w:type="dxa"/>
              <w:bottom w:w="23" w:type="dxa"/>
              <w:right w:w="119" w:type="dxa"/>
            </w:tcMar>
            <w:vAlign w:val="center"/>
            <w:hideMark/>
          </w:tcPr>
          <w:p w14:paraId="6B001C13" w14:textId="69800ADE" w:rsidR="00D772FA" w:rsidRPr="00D772FA" w:rsidRDefault="00D772FA" w:rsidP="00E463B0">
            <w:pPr>
              <w:ind w:firstLine="0"/>
              <w:jc w:val="center"/>
              <w:rPr>
                <w:b/>
                <w:bCs/>
              </w:rPr>
            </w:pPr>
            <w:r w:rsidRPr="00D772FA">
              <w:rPr>
                <w:b/>
                <w:bCs/>
              </w:rPr>
              <w:t xml:space="preserve">Completion </w:t>
            </w:r>
            <w:r w:rsidR="001121AE" w:rsidRPr="00D772FA">
              <w:rPr>
                <w:b/>
                <w:bCs/>
              </w:rPr>
              <w:t>status</w:t>
            </w:r>
            <w:r w:rsidRPr="00D772FA">
              <w:rPr>
                <w:b/>
                <w:bCs/>
              </w:rPr>
              <w:t xml:space="preserve"> (%)</w:t>
            </w:r>
          </w:p>
        </w:tc>
      </w:tr>
      <w:tr w:rsidR="00D772FA" w:rsidRPr="00D772FA" w14:paraId="7017C4BB" w14:textId="77777777" w:rsidTr="001C1F41">
        <w:trPr>
          <w:trHeight w:val="20"/>
        </w:trPr>
        <w:tc>
          <w:tcPr>
            <w:tcW w:w="1980" w:type="dxa"/>
            <w:tcMar>
              <w:top w:w="23" w:type="dxa"/>
              <w:left w:w="119" w:type="dxa"/>
              <w:bottom w:w="23" w:type="dxa"/>
              <w:right w:w="119" w:type="dxa"/>
            </w:tcMar>
            <w:vAlign w:val="center"/>
            <w:hideMark/>
          </w:tcPr>
          <w:p w14:paraId="457D11F9" w14:textId="77777777" w:rsidR="00D772FA" w:rsidRPr="00D772FA" w:rsidRDefault="00D772FA" w:rsidP="00E463B0">
            <w:pPr>
              <w:ind w:firstLine="0"/>
              <w:jc w:val="left"/>
            </w:pPr>
            <w:r w:rsidRPr="00D772FA">
              <w:rPr>
                <w:b/>
                <w:bCs/>
              </w:rPr>
              <w:t>Hoàng Văn Thiên</w:t>
            </w:r>
          </w:p>
        </w:tc>
        <w:tc>
          <w:tcPr>
            <w:tcW w:w="3969" w:type="dxa"/>
            <w:tcMar>
              <w:top w:w="23" w:type="dxa"/>
              <w:left w:w="119" w:type="dxa"/>
              <w:bottom w:w="23" w:type="dxa"/>
              <w:right w:w="119" w:type="dxa"/>
            </w:tcMar>
            <w:vAlign w:val="center"/>
            <w:hideMark/>
          </w:tcPr>
          <w:p w14:paraId="6A275319" w14:textId="7D7FBD10" w:rsidR="00D772FA" w:rsidRPr="00D772FA" w:rsidRDefault="00546364" w:rsidP="00E463B0">
            <w:pPr>
              <w:ind w:firstLine="0"/>
              <w:jc w:val="left"/>
            </w:pPr>
            <w:r w:rsidRPr="00546364">
              <w:t xml:space="preserve">Database schema, core backend architecture, business logic implementation, order </w:t>
            </w:r>
            <w:r w:rsidR="00B33860">
              <w:t>and</w:t>
            </w:r>
            <w:r w:rsidRPr="00546364">
              <w:t xml:space="preserve"> invoice processing workflow, frontend and backend integration, RBAC and permission system development, database interaction via EF Core, system configuration, bug fixing, and overall project coordination. report writing and formatting, documentation editing and proofreading</w:t>
            </w:r>
            <w:r w:rsidR="00A3121B">
              <w:t>.</w:t>
            </w:r>
          </w:p>
        </w:tc>
        <w:tc>
          <w:tcPr>
            <w:tcW w:w="1825" w:type="dxa"/>
            <w:tcMar>
              <w:top w:w="23" w:type="dxa"/>
              <w:left w:w="119" w:type="dxa"/>
              <w:bottom w:w="23" w:type="dxa"/>
              <w:right w:w="119" w:type="dxa"/>
            </w:tcMar>
            <w:vAlign w:val="center"/>
          </w:tcPr>
          <w:p w14:paraId="01ABD787" w14:textId="4CBCC59E" w:rsidR="00D772FA" w:rsidRPr="00D772FA" w:rsidRDefault="00D772FA" w:rsidP="00E463B0">
            <w:pPr>
              <w:ind w:firstLine="0"/>
              <w:jc w:val="center"/>
            </w:pPr>
          </w:p>
        </w:tc>
        <w:tc>
          <w:tcPr>
            <w:tcW w:w="1854" w:type="dxa"/>
            <w:tcMar>
              <w:top w:w="23" w:type="dxa"/>
              <w:left w:w="119" w:type="dxa"/>
              <w:bottom w:w="23" w:type="dxa"/>
              <w:right w:w="119" w:type="dxa"/>
            </w:tcMar>
            <w:vAlign w:val="center"/>
          </w:tcPr>
          <w:p w14:paraId="387809AB" w14:textId="65920506" w:rsidR="00D772FA" w:rsidRPr="00D772FA" w:rsidRDefault="000F2761" w:rsidP="00E463B0">
            <w:pPr>
              <w:ind w:firstLine="0"/>
              <w:jc w:val="center"/>
            </w:pPr>
            <w:r>
              <w:t>100%</w:t>
            </w:r>
          </w:p>
        </w:tc>
      </w:tr>
      <w:tr w:rsidR="00D772FA" w:rsidRPr="00D772FA" w14:paraId="15056D3C" w14:textId="77777777" w:rsidTr="001C1F41">
        <w:trPr>
          <w:trHeight w:val="20"/>
        </w:trPr>
        <w:tc>
          <w:tcPr>
            <w:tcW w:w="1980" w:type="dxa"/>
            <w:tcMar>
              <w:top w:w="23" w:type="dxa"/>
              <w:left w:w="119" w:type="dxa"/>
              <w:bottom w:w="23" w:type="dxa"/>
              <w:right w:w="119" w:type="dxa"/>
            </w:tcMar>
            <w:vAlign w:val="center"/>
            <w:hideMark/>
          </w:tcPr>
          <w:p w14:paraId="5AE32215" w14:textId="77777777" w:rsidR="00D772FA" w:rsidRPr="00D772FA" w:rsidRDefault="00D772FA" w:rsidP="00E463B0">
            <w:pPr>
              <w:ind w:firstLine="0"/>
              <w:jc w:val="left"/>
            </w:pPr>
            <w:r w:rsidRPr="00D772FA">
              <w:rPr>
                <w:b/>
                <w:bCs/>
              </w:rPr>
              <w:t>Nguyễn Thành Đạt</w:t>
            </w:r>
          </w:p>
        </w:tc>
        <w:tc>
          <w:tcPr>
            <w:tcW w:w="3969" w:type="dxa"/>
            <w:tcMar>
              <w:top w:w="23" w:type="dxa"/>
              <w:left w:w="119" w:type="dxa"/>
              <w:bottom w:w="23" w:type="dxa"/>
              <w:right w:w="119" w:type="dxa"/>
            </w:tcMar>
            <w:vAlign w:val="center"/>
            <w:hideMark/>
          </w:tcPr>
          <w:p w14:paraId="569F6C0D" w14:textId="2884F9BD" w:rsidR="00D772FA" w:rsidRPr="00D772FA" w:rsidRDefault="00507D16" w:rsidP="00E463B0">
            <w:pPr>
              <w:ind w:firstLine="0"/>
            </w:pPr>
            <w:r w:rsidRPr="00507D16">
              <w:t>Frontend and backend development, UI/UX design and implementation using Razor Views and Bootstrap, partial backend controllers and services, UI consistency refinement, testing, and layout optimization</w:t>
            </w:r>
            <w:r w:rsidR="00366673">
              <w:t xml:space="preserve">, </w:t>
            </w:r>
            <w:r w:rsidR="00366673" w:rsidRPr="00366673">
              <w:t>report writing and formatting, documentation editing and proofreading</w:t>
            </w:r>
            <w:r w:rsidR="00A3121B">
              <w:t>.</w:t>
            </w:r>
          </w:p>
        </w:tc>
        <w:tc>
          <w:tcPr>
            <w:tcW w:w="1825" w:type="dxa"/>
            <w:tcMar>
              <w:top w:w="23" w:type="dxa"/>
              <w:left w:w="119" w:type="dxa"/>
              <w:bottom w:w="23" w:type="dxa"/>
              <w:right w:w="119" w:type="dxa"/>
            </w:tcMar>
            <w:vAlign w:val="center"/>
          </w:tcPr>
          <w:p w14:paraId="3D010231" w14:textId="7AD35BED" w:rsidR="00D772FA" w:rsidRPr="00D772FA" w:rsidRDefault="00D772FA" w:rsidP="00E463B0">
            <w:pPr>
              <w:ind w:firstLine="0"/>
              <w:jc w:val="center"/>
            </w:pPr>
          </w:p>
        </w:tc>
        <w:tc>
          <w:tcPr>
            <w:tcW w:w="1854" w:type="dxa"/>
            <w:tcMar>
              <w:top w:w="23" w:type="dxa"/>
              <w:left w:w="119" w:type="dxa"/>
              <w:bottom w:w="23" w:type="dxa"/>
              <w:right w:w="119" w:type="dxa"/>
            </w:tcMar>
            <w:vAlign w:val="center"/>
          </w:tcPr>
          <w:p w14:paraId="6ABDF8FA" w14:textId="4205BCF0" w:rsidR="00D772FA" w:rsidRPr="00D772FA" w:rsidRDefault="000F2761" w:rsidP="00E463B0">
            <w:pPr>
              <w:ind w:firstLine="0"/>
              <w:jc w:val="center"/>
            </w:pPr>
            <w:r>
              <w:t>100%</w:t>
            </w:r>
          </w:p>
        </w:tc>
      </w:tr>
      <w:tr w:rsidR="00D772FA" w:rsidRPr="00D772FA" w14:paraId="1878C6B4" w14:textId="77777777" w:rsidTr="001C1F41">
        <w:trPr>
          <w:trHeight w:val="20"/>
        </w:trPr>
        <w:tc>
          <w:tcPr>
            <w:tcW w:w="1980" w:type="dxa"/>
            <w:tcMar>
              <w:top w:w="23" w:type="dxa"/>
              <w:left w:w="119" w:type="dxa"/>
              <w:bottom w:w="23" w:type="dxa"/>
              <w:right w:w="119" w:type="dxa"/>
            </w:tcMar>
            <w:vAlign w:val="center"/>
            <w:hideMark/>
          </w:tcPr>
          <w:p w14:paraId="0C3C452E" w14:textId="77777777" w:rsidR="00D772FA" w:rsidRPr="00D772FA" w:rsidRDefault="00D772FA" w:rsidP="00E463B0">
            <w:pPr>
              <w:ind w:firstLine="0"/>
              <w:jc w:val="left"/>
            </w:pPr>
            <w:r w:rsidRPr="00D772FA">
              <w:rPr>
                <w:b/>
                <w:bCs/>
              </w:rPr>
              <w:t>Trần Ngọc Tân</w:t>
            </w:r>
          </w:p>
        </w:tc>
        <w:tc>
          <w:tcPr>
            <w:tcW w:w="3969" w:type="dxa"/>
            <w:tcMar>
              <w:top w:w="23" w:type="dxa"/>
              <w:left w:w="119" w:type="dxa"/>
              <w:bottom w:w="23" w:type="dxa"/>
              <w:right w:w="119" w:type="dxa"/>
            </w:tcMar>
            <w:vAlign w:val="center"/>
            <w:hideMark/>
          </w:tcPr>
          <w:p w14:paraId="7F36B9E4" w14:textId="7D2F2604" w:rsidR="00D772FA" w:rsidRPr="00D772FA" w:rsidRDefault="006E46D9" w:rsidP="00E463B0">
            <w:pPr>
              <w:ind w:firstLine="0"/>
              <w:jc w:val="left"/>
            </w:pPr>
            <w:r w:rsidRPr="006E46D9">
              <w:t>Database schema support, ERD and UML diagrams preparation, documentation of system design, partial database setup assistance</w:t>
            </w:r>
            <w:r w:rsidR="00A3121B">
              <w:t xml:space="preserve">. </w:t>
            </w:r>
            <w:r w:rsidR="0035012B">
              <w:t>Prepare presentation slides.</w:t>
            </w:r>
          </w:p>
        </w:tc>
        <w:tc>
          <w:tcPr>
            <w:tcW w:w="1825" w:type="dxa"/>
            <w:tcMar>
              <w:top w:w="23" w:type="dxa"/>
              <w:left w:w="119" w:type="dxa"/>
              <w:bottom w:w="23" w:type="dxa"/>
              <w:right w:w="119" w:type="dxa"/>
            </w:tcMar>
            <w:vAlign w:val="center"/>
          </w:tcPr>
          <w:p w14:paraId="71866B44" w14:textId="0CB4423B" w:rsidR="00D772FA" w:rsidRPr="00D772FA" w:rsidRDefault="00D772FA" w:rsidP="00E463B0">
            <w:pPr>
              <w:ind w:firstLine="0"/>
              <w:jc w:val="center"/>
            </w:pPr>
          </w:p>
        </w:tc>
        <w:tc>
          <w:tcPr>
            <w:tcW w:w="1854" w:type="dxa"/>
            <w:tcMar>
              <w:top w:w="23" w:type="dxa"/>
              <w:left w:w="119" w:type="dxa"/>
              <w:bottom w:w="23" w:type="dxa"/>
              <w:right w:w="119" w:type="dxa"/>
            </w:tcMar>
            <w:vAlign w:val="center"/>
          </w:tcPr>
          <w:p w14:paraId="4CCE1141" w14:textId="135D7B2F" w:rsidR="00D772FA" w:rsidRPr="00D772FA" w:rsidRDefault="000F2761" w:rsidP="00E463B0">
            <w:pPr>
              <w:ind w:firstLine="0"/>
              <w:jc w:val="center"/>
            </w:pPr>
            <w:r>
              <w:t>100%</w:t>
            </w:r>
          </w:p>
        </w:tc>
      </w:tr>
      <w:tr w:rsidR="00D772FA" w:rsidRPr="00D772FA" w14:paraId="1A8C255A" w14:textId="77777777" w:rsidTr="001C1F41">
        <w:trPr>
          <w:trHeight w:val="20"/>
        </w:trPr>
        <w:tc>
          <w:tcPr>
            <w:tcW w:w="1980" w:type="dxa"/>
            <w:tcMar>
              <w:top w:w="23" w:type="dxa"/>
              <w:left w:w="119" w:type="dxa"/>
              <w:bottom w:w="23" w:type="dxa"/>
              <w:right w:w="119" w:type="dxa"/>
            </w:tcMar>
            <w:vAlign w:val="center"/>
            <w:hideMark/>
          </w:tcPr>
          <w:p w14:paraId="6C6BA3EE" w14:textId="77777777" w:rsidR="00D772FA" w:rsidRPr="00D772FA" w:rsidRDefault="00D772FA" w:rsidP="00E463B0">
            <w:pPr>
              <w:ind w:firstLine="0"/>
              <w:jc w:val="left"/>
            </w:pPr>
            <w:r w:rsidRPr="00D772FA">
              <w:rPr>
                <w:b/>
                <w:bCs/>
              </w:rPr>
              <w:lastRenderedPageBreak/>
              <w:t>Trần Ngọc Diễm My</w:t>
            </w:r>
          </w:p>
        </w:tc>
        <w:tc>
          <w:tcPr>
            <w:tcW w:w="3969" w:type="dxa"/>
            <w:tcMar>
              <w:top w:w="23" w:type="dxa"/>
              <w:left w:w="119" w:type="dxa"/>
              <w:bottom w:w="23" w:type="dxa"/>
              <w:right w:w="119" w:type="dxa"/>
            </w:tcMar>
            <w:vAlign w:val="center"/>
            <w:hideMark/>
          </w:tcPr>
          <w:p w14:paraId="787CD8AB" w14:textId="36E6EB9F" w:rsidR="00D772FA" w:rsidRPr="00D772FA" w:rsidRDefault="0002516C" w:rsidP="00E463B0">
            <w:pPr>
              <w:ind w:firstLine="0"/>
              <w:jc w:val="left"/>
            </w:pPr>
            <w:r>
              <w:t>R</w:t>
            </w:r>
            <w:r w:rsidR="00D772FA" w:rsidRPr="00D772FA">
              <w:t>eport writing assistance, formatting and documentation editing</w:t>
            </w:r>
            <w:r w:rsidR="00A3121B">
              <w:t>.</w:t>
            </w:r>
            <w:r w:rsidR="0035012B">
              <w:t xml:space="preserve"> Prepare presentation slides.</w:t>
            </w:r>
          </w:p>
        </w:tc>
        <w:tc>
          <w:tcPr>
            <w:tcW w:w="1825" w:type="dxa"/>
            <w:tcMar>
              <w:top w:w="23" w:type="dxa"/>
              <w:left w:w="119" w:type="dxa"/>
              <w:bottom w:w="23" w:type="dxa"/>
              <w:right w:w="119" w:type="dxa"/>
            </w:tcMar>
            <w:vAlign w:val="center"/>
          </w:tcPr>
          <w:p w14:paraId="68911806" w14:textId="744467D6" w:rsidR="00D772FA" w:rsidRPr="00D772FA" w:rsidRDefault="00D772FA" w:rsidP="00E463B0">
            <w:pPr>
              <w:ind w:firstLine="0"/>
              <w:jc w:val="center"/>
            </w:pPr>
          </w:p>
        </w:tc>
        <w:tc>
          <w:tcPr>
            <w:tcW w:w="1854" w:type="dxa"/>
            <w:tcMar>
              <w:top w:w="23" w:type="dxa"/>
              <w:left w:w="119" w:type="dxa"/>
              <w:bottom w:w="23" w:type="dxa"/>
              <w:right w:w="119" w:type="dxa"/>
            </w:tcMar>
            <w:vAlign w:val="center"/>
          </w:tcPr>
          <w:p w14:paraId="21537A6B" w14:textId="3A6A4884" w:rsidR="00D772FA" w:rsidRPr="00D772FA" w:rsidRDefault="000F2761" w:rsidP="00E463B0">
            <w:pPr>
              <w:ind w:firstLine="0"/>
              <w:jc w:val="center"/>
            </w:pPr>
            <w:r>
              <w:t>100%</w:t>
            </w:r>
          </w:p>
        </w:tc>
      </w:tr>
    </w:tbl>
    <w:p w14:paraId="42DC6DAE" w14:textId="77777777" w:rsidR="003040EE" w:rsidRDefault="003040EE" w:rsidP="00E463B0">
      <w:pPr>
        <w:ind w:firstLine="0"/>
      </w:pPr>
    </w:p>
    <w:sectPr w:rsidR="003040EE" w:rsidSect="00222B98">
      <w:footerReference w:type="default" r:id="rId98"/>
      <w:pgSz w:w="11906" w:h="16838" w:code="9"/>
      <w:pgMar w:top="1134" w:right="1134" w:bottom="1134" w:left="1134" w:header="567"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CC91E" w14:textId="77777777" w:rsidR="00D16BA8" w:rsidRDefault="00D16BA8">
      <w:r>
        <w:separator/>
      </w:r>
    </w:p>
  </w:endnote>
  <w:endnote w:type="continuationSeparator" w:id="0">
    <w:p w14:paraId="17E6496A" w14:textId="77777777" w:rsidR="00D16BA8" w:rsidRDefault="00D16B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BF91B" w14:textId="7147A84F" w:rsidR="0061395A" w:rsidRDefault="0061395A">
    <w:pPr>
      <w:pStyle w:val="Footer"/>
      <w:tabs>
        <w:tab w:val="clear" w:pos="4680"/>
        <w:tab w:val="clear" w:pos="9360"/>
      </w:tabs>
      <w:jc w:val="center"/>
      <w:rPr>
        <w:caps/>
        <w:noProof/>
        <w:color w:val="156082" w:themeColor="accen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82182"/>
      <w:docPartObj>
        <w:docPartGallery w:val="Page Numbers (Bottom of Page)"/>
        <w:docPartUnique/>
      </w:docPartObj>
    </w:sdtPr>
    <w:sdtEndPr>
      <w:rPr>
        <w:noProof/>
      </w:rPr>
    </w:sdtEndPr>
    <w:sdtContent>
      <w:p w14:paraId="585E3823" w14:textId="38E29AA1" w:rsidR="000604A9" w:rsidRDefault="00A93616" w:rsidP="00A936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00B3152C" w14:paraId="3FCA4DCB" w14:textId="77777777" w:rsidTr="5B122030">
      <w:trPr>
        <w:trHeight w:val="300"/>
      </w:trPr>
      <w:tc>
        <w:tcPr>
          <w:tcW w:w="3115" w:type="dxa"/>
        </w:tcPr>
        <w:p w14:paraId="5D92D291" w14:textId="7AA95722" w:rsidR="00B3152C" w:rsidRPr="0069640F" w:rsidRDefault="00B3152C" w:rsidP="00A93616">
          <w:pPr>
            <w:pStyle w:val="Title"/>
            <w:ind w:firstLine="0"/>
            <w:rPr>
              <w:rFonts w:asciiTheme="majorBidi" w:hAnsiTheme="majorBidi"/>
              <w:sz w:val="26"/>
              <w:szCs w:val="26"/>
            </w:rPr>
          </w:pPr>
        </w:p>
      </w:tc>
      <w:tc>
        <w:tcPr>
          <w:tcW w:w="3115" w:type="dxa"/>
        </w:tcPr>
        <w:p w14:paraId="58BA218D" w14:textId="77777777" w:rsidR="004C3AFC" w:rsidRDefault="004C3AFC" w:rsidP="007D6FE5">
          <w:pPr>
            <w:pStyle w:val="Title"/>
            <w:ind w:firstLine="0"/>
            <w:jc w:val="center"/>
            <w:rPr>
              <w:rFonts w:asciiTheme="majorBidi" w:hAnsiTheme="majorBidi"/>
              <w:sz w:val="26"/>
              <w:szCs w:val="26"/>
            </w:rPr>
          </w:pPr>
        </w:p>
        <w:p w14:paraId="64A4DC44" w14:textId="65B480B2" w:rsidR="00B3152C" w:rsidRPr="007D6FE5" w:rsidRDefault="007D6FE5" w:rsidP="007D6FE5">
          <w:pPr>
            <w:pStyle w:val="Title"/>
            <w:ind w:firstLine="0"/>
            <w:jc w:val="center"/>
            <w:rPr>
              <w:rFonts w:asciiTheme="majorBidi" w:hAnsiTheme="majorBidi"/>
              <w:sz w:val="26"/>
              <w:szCs w:val="26"/>
            </w:rPr>
          </w:pPr>
          <w:r w:rsidRPr="007D6FE5">
            <w:rPr>
              <w:rFonts w:asciiTheme="majorBidi" w:hAnsiTheme="majorBidi"/>
              <w:sz w:val="26"/>
              <w:szCs w:val="26"/>
            </w:rPr>
            <w:fldChar w:fldCharType="begin"/>
          </w:r>
          <w:r w:rsidRPr="007D6FE5">
            <w:rPr>
              <w:rFonts w:asciiTheme="majorBidi" w:hAnsiTheme="majorBidi"/>
              <w:sz w:val="26"/>
              <w:szCs w:val="26"/>
            </w:rPr>
            <w:instrText xml:space="preserve"> PAGE   \* MERGEFORMAT </w:instrText>
          </w:r>
          <w:r w:rsidRPr="007D6FE5">
            <w:rPr>
              <w:rFonts w:asciiTheme="majorBidi" w:hAnsiTheme="majorBidi"/>
              <w:sz w:val="26"/>
              <w:szCs w:val="26"/>
            </w:rPr>
            <w:fldChar w:fldCharType="separate"/>
          </w:r>
          <w:r w:rsidRPr="007D6FE5">
            <w:rPr>
              <w:rFonts w:asciiTheme="majorBidi" w:hAnsiTheme="majorBidi"/>
              <w:noProof/>
              <w:sz w:val="26"/>
              <w:szCs w:val="26"/>
            </w:rPr>
            <w:t>1</w:t>
          </w:r>
          <w:r w:rsidRPr="007D6FE5">
            <w:rPr>
              <w:rFonts w:asciiTheme="majorBidi" w:hAnsiTheme="majorBidi"/>
              <w:noProof/>
              <w:sz w:val="26"/>
              <w:szCs w:val="26"/>
            </w:rPr>
            <w:fldChar w:fldCharType="end"/>
          </w:r>
        </w:p>
      </w:tc>
      <w:tc>
        <w:tcPr>
          <w:tcW w:w="3115" w:type="dxa"/>
        </w:tcPr>
        <w:p w14:paraId="23A30382" w14:textId="77777777" w:rsidR="00B3152C" w:rsidRDefault="00B3152C" w:rsidP="5B122030">
          <w:pPr>
            <w:pStyle w:val="Title"/>
            <w:ind w:right="-115"/>
            <w:jc w:val="right"/>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15F69" w14:textId="77777777" w:rsidR="00D16BA8" w:rsidRDefault="00D16BA8">
      <w:r>
        <w:separator/>
      </w:r>
    </w:p>
  </w:footnote>
  <w:footnote w:type="continuationSeparator" w:id="0">
    <w:p w14:paraId="33BED70C" w14:textId="77777777" w:rsidR="00D16BA8" w:rsidRDefault="00D16BA8">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s2NxOpOK/NPHRg" int2:id="1vgXdEwa">
      <int2:state int2:value="Rejected" int2:type="spell"/>
    </int2:textHash>
    <int2:textHash int2:hashCode="VwBDWW5B+QZ9Q/" int2:id="A7ehBh0P">
      <int2:state int2:value="Rejected" int2:type="spell"/>
    </int2:textHash>
    <int2:textHash int2:hashCode="pf8UnMjBUcYYZa" int2:id="BGhnpsod">
      <int2:state int2:value="Rejected" int2:type="spell"/>
    </int2:textHash>
    <int2:textHash int2:hashCode="Et6pb+wgWTVmq3" int2:id="C160r4xH">
      <int2:state int2:value="Rejected" int2:type="spell"/>
    </int2:textHash>
    <int2:textHash int2:hashCode="0DPiKuNIrrVmD8" int2:id="CW5Hv8j3">
      <int2:state int2:value="Rejected" int2:type="spell"/>
    </int2:textHash>
    <int2:textHash int2:hashCode="7Uh+HofGda+J2w" int2:id="DCiRdyKf">
      <int2:state int2:value="Rejected" int2:type="spell"/>
    </int2:textHash>
    <int2:textHash int2:hashCode="mC1G0i2Vl8MNed" int2:id="G6bAAjCt">
      <int2:state int2:value="Rejected" int2:type="spell"/>
    </int2:textHash>
    <int2:textHash int2:hashCode="bMtLfDmm53927P" int2:id="LXBr2a39">
      <int2:state int2:value="Rejected" int2:type="spell"/>
    </int2:textHash>
    <int2:textHash int2:hashCode="R3+LWsssC2hG7X" int2:id="Len0V0yy">
      <int2:state int2:value="Rejected" int2:type="spell"/>
    </int2:textHash>
    <int2:textHash int2:hashCode="HVV28WiQPbXWUp" int2:id="NLtT2p00">
      <int2:state int2:value="Rejected" int2:type="spell"/>
    </int2:textHash>
    <int2:textHash int2:hashCode="SjXAZH37L8CpOu" int2:id="NfQah4P0">
      <int2:state int2:value="Rejected" int2:type="spell"/>
    </int2:textHash>
    <int2:textHash int2:hashCode="paDRXUro6jeITS" int2:id="QfQUyfgn">
      <int2:state int2:value="Rejected" int2:type="spell"/>
    </int2:textHash>
    <int2:textHash int2:hashCode="Jzb6spHwTmm2LU" int2:id="Rznp91ED">
      <int2:state int2:value="Rejected" int2:type="spell"/>
    </int2:textHash>
    <int2:textHash int2:hashCode="Q9SZFDf2HbGaom" int2:id="WDLZ6DVf">
      <int2:state int2:value="Rejected" int2:type="spell"/>
    </int2:textHash>
    <int2:textHash int2:hashCode="u7kwzEJlB+0/a3" int2:id="Y98hFw58">
      <int2:state int2:value="Rejected" int2:type="spell"/>
    </int2:textHash>
    <int2:textHash int2:hashCode="//M9+znTD2C2EO" int2:id="bgEpuF5H">
      <int2:state int2:value="Rejected" int2:type="spell"/>
    </int2:textHash>
    <int2:textHash int2:hashCode="z44IcoOUB5bC6C" int2:id="cIs1pxXh">
      <int2:state int2:value="Rejected" int2:type="spell"/>
    </int2:textHash>
    <int2:textHash int2:hashCode="BH8d6Fm/ZBMhpc" int2:id="jBOBXGXx">
      <int2:state int2:value="Rejected" int2:type="spell"/>
    </int2:textHash>
    <int2:textHash int2:hashCode="YcQSjIFhQiRM2d" int2:id="jc9zE7vV">
      <int2:state int2:value="Rejected" int2:type="spell"/>
    </int2:textHash>
    <int2:textHash int2:hashCode="Xr14YpPr4eMw69" int2:id="l1JNbda2">
      <int2:state int2:value="Rejected" int2:type="spell"/>
    </int2:textHash>
    <int2:textHash int2:hashCode="s6ypLHk+4Omxqb" int2:id="m4Sy5n5i">
      <int2:state int2:value="Rejected" int2:type="spell"/>
    </int2:textHash>
    <int2:textHash int2:hashCode="ZCkrHCsuE+rYeI" int2:id="nAR6OO3j">
      <int2:state int2:value="Rejected" int2:type="spell"/>
    </int2:textHash>
    <int2:textHash int2:hashCode="mvucrrt86tIMu2" int2:id="nWN6QF3a">
      <int2:state int2:value="Rejected" int2:type="spell"/>
    </int2:textHash>
    <int2:textHash int2:hashCode="EaqSbfqY1OLSz7" int2:id="ndl4mrCh">
      <int2:state int2:value="Rejected" int2:type="spell"/>
    </int2:textHash>
    <int2:textHash int2:hashCode="WSSMTa4nagIcsp" int2:id="nxQHicif">
      <int2:state int2:value="Rejected" int2:type="spell"/>
    </int2:textHash>
    <int2:textHash int2:hashCode="vNDZpTEgpBhK6A" int2:id="oOykfr3B">
      <int2:state int2:value="Rejected" int2:type="spell"/>
    </int2:textHash>
    <int2:textHash int2:hashCode="yiByjTXwDDpMIb" int2:id="oy8HjVT7">
      <int2:state int2:value="Rejected" int2:type="spell"/>
    </int2:textHash>
    <int2:textHash int2:hashCode="OLYr5L3apWYcfW" int2:id="pDyCjQrX">
      <int2:state int2:value="Rejected" int2:type="spell"/>
    </int2:textHash>
    <int2:textHash int2:hashCode="98E/IMrHCcm1Lz" int2:id="qJc6E87C">
      <int2:state int2:value="Rejected" int2:type="spell"/>
    </int2:textHash>
    <int2:textHash int2:hashCode="bSRPWDZCI6/MIy" int2:id="uZ4sHkUB">
      <int2:state int2:value="Rejected" int2:type="spell"/>
    </int2:textHash>
    <int2:textHash int2:hashCode="7Jm4E/oGT398+h" int2:id="wxtWdQxY">
      <int2:state int2:value="Rejected" int2:type="spell"/>
    </int2:textHash>
    <int2:textHash int2:hashCode="0QtI2Q2b0kI6hH" int2:id="yVqg0GIF">
      <int2:state int2:value="Rejected" int2:type="spell"/>
    </int2:textHash>
    <int2:textHash int2:hashCode="zsK5sVEi1v4O/v" int2:id="zktcugKo">
      <int2:state int2:value="Rejected" int2:type="spell"/>
    </int2:textHash>
    <int2:bookmark int2:bookmarkName="_Int_b5YaZmB5" int2:invalidationBookmarkName="" int2:hashCode="MGiBJKLKfpHhv2" int2:id="ZBmVKlry">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1D6FB3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B69391"/>
    <w:multiLevelType w:val="hybridMultilevel"/>
    <w:tmpl w:val="20AE23B8"/>
    <w:lvl w:ilvl="0" w:tplc="0A26CBF6">
      <w:start w:val="1"/>
      <w:numFmt w:val="bullet"/>
      <w:lvlText w:val=""/>
      <w:lvlJc w:val="left"/>
      <w:pPr>
        <w:ind w:left="360" w:hanging="360"/>
      </w:pPr>
      <w:rPr>
        <w:rFonts w:ascii="Symbol" w:hAnsi="Symbol" w:hint="default"/>
      </w:rPr>
    </w:lvl>
    <w:lvl w:ilvl="1" w:tplc="3670BF32">
      <w:start w:val="1"/>
      <w:numFmt w:val="bullet"/>
      <w:lvlText w:val="o"/>
      <w:lvlJc w:val="left"/>
      <w:pPr>
        <w:ind w:left="1080" w:hanging="360"/>
      </w:pPr>
      <w:rPr>
        <w:rFonts w:ascii="Courier New" w:hAnsi="Courier New" w:hint="default"/>
      </w:rPr>
    </w:lvl>
    <w:lvl w:ilvl="2" w:tplc="8A8C9506">
      <w:start w:val="1"/>
      <w:numFmt w:val="bullet"/>
      <w:lvlText w:val=""/>
      <w:lvlJc w:val="left"/>
      <w:pPr>
        <w:ind w:left="1800" w:hanging="360"/>
      </w:pPr>
      <w:rPr>
        <w:rFonts w:ascii="Wingdings" w:hAnsi="Wingdings" w:hint="default"/>
      </w:rPr>
    </w:lvl>
    <w:lvl w:ilvl="3" w:tplc="6A883C4C">
      <w:start w:val="1"/>
      <w:numFmt w:val="bullet"/>
      <w:lvlText w:val=""/>
      <w:lvlJc w:val="left"/>
      <w:pPr>
        <w:ind w:left="2520" w:hanging="360"/>
      </w:pPr>
      <w:rPr>
        <w:rFonts w:ascii="Symbol" w:hAnsi="Symbol" w:hint="default"/>
      </w:rPr>
    </w:lvl>
    <w:lvl w:ilvl="4" w:tplc="A8181AE4">
      <w:start w:val="1"/>
      <w:numFmt w:val="bullet"/>
      <w:lvlText w:val="o"/>
      <w:lvlJc w:val="left"/>
      <w:pPr>
        <w:ind w:left="3240" w:hanging="360"/>
      </w:pPr>
      <w:rPr>
        <w:rFonts w:ascii="Courier New" w:hAnsi="Courier New" w:hint="default"/>
      </w:rPr>
    </w:lvl>
    <w:lvl w:ilvl="5" w:tplc="236E9588">
      <w:start w:val="1"/>
      <w:numFmt w:val="bullet"/>
      <w:lvlText w:val=""/>
      <w:lvlJc w:val="left"/>
      <w:pPr>
        <w:ind w:left="3960" w:hanging="360"/>
      </w:pPr>
      <w:rPr>
        <w:rFonts w:ascii="Wingdings" w:hAnsi="Wingdings" w:hint="default"/>
      </w:rPr>
    </w:lvl>
    <w:lvl w:ilvl="6" w:tplc="2842E3F0">
      <w:start w:val="1"/>
      <w:numFmt w:val="bullet"/>
      <w:lvlText w:val=""/>
      <w:lvlJc w:val="left"/>
      <w:pPr>
        <w:ind w:left="4680" w:hanging="360"/>
      </w:pPr>
      <w:rPr>
        <w:rFonts w:ascii="Symbol" w:hAnsi="Symbol" w:hint="default"/>
      </w:rPr>
    </w:lvl>
    <w:lvl w:ilvl="7" w:tplc="2A1A7768">
      <w:start w:val="1"/>
      <w:numFmt w:val="bullet"/>
      <w:lvlText w:val="o"/>
      <w:lvlJc w:val="left"/>
      <w:pPr>
        <w:ind w:left="5400" w:hanging="360"/>
      </w:pPr>
      <w:rPr>
        <w:rFonts w:ascii="Courier New" w:hAnsi="Courier New" w:hint="default"/>
      </w:rPr>
    </w:lvl>
    <w:lvl w:ilvl="8" w:tplc="61AED500">
      <w:start w:val="1"/>
      <w:numFmt w:val="bullet"/>
      <w:lvlText w:val=""/>
      <w:lvlJc w:val="left"/>
      <w:pPr>
        <w:ind w:left="6120" w:hanging="360"/>
      </w:pPr>
      <w:rPr>
        <w:rFonts w:ascii="Wingdings" w:hAnsi="Wingdings" w:hint="default"/>
      </w:rPr>
    </w:lvl>
  </w:abstractNum>
  <w:abstractNum w:abstractNumId="2" w15:restartNumberingAfterBreak="0">
    <w:nsid w:val="03AAFDEE"/>
    <w:multiLevelType w:val="hybridMultilevel"/>
    <w:tmpl w:val="FFFFFFFF"/>
    <w:lvl w:ilvl="0" w:tplc="AF501300">
      <w:start w:val="1"/>
      <w:numFmt w:val="decimal"/>
      <w:lvlText w:val="%1."/>
      <w:lvlJc w:val="left"/>
      <w:pPr>
        <w:ind w:left="360" w:hanging="360"/>
      </w:pPr>
    </w:lvl>
    <w:lvl w:ilvl="1" w:tplc="4FCA4FC0">
      <w:start w:val="1"/>
      <w:numFmt w:val="lowerLetter"/>
      <w:lvlText w:val="%2."/>
      <w:lvlJc w:val="left"/>
      <w:pPr>
        <w:ind w:left="1080" w:hanging="360"/>
      </w:pPr>
    </w:lvl>
    <w:lvl w:ilvl="2" w:tplc="F09417E8">
      <w:start w:val="1"/>
      <w:numFmt w:val="lowerRoman"/>
      <w:lvlText w:val="%3."/>
      <w:lvlJc w:val="right"/>
      <w:pPr>
        <w:ind w:left="1800" w:hanging="180"/>
      </w:pPr>
    </w:lvl>
    <w:lvl w:ilvl="3" w:tplc="9620B81E">
      <w:start w:val="1"/>
      <w:numFmt w:val="decimal"/>
      <w:lvlText w:val="%4."/>
      <w:lvlJc w:val="left"/>
      <w:pPr>
        <w:ind w:left="2520" w:hanging="360"/>
      </w:pPr>
    </w:lvl>
    <w:lvl w:ilvl="4" w:tplc="01B03672">
      <w:start w:val="1"/>
      <w:numFmt w:val="lowerLetter"/>
      <w:lvlText w:val="%5."/>
      <w:lvlJc w:val="left"/>
      <w:pPr>
        <w:ind w:left="3240" w:hanging="360"/>
      </w:pPr>
    </w:lvl>
    <w:lvl w:ilvl="5" w:tplc="2D0EFB1A">
      <w:start w:val="1"/>
      <w:numFmt w:val="lowerRoman"/>
      <w:lvlText w:val="%6."/>
      <w:lvlJc w:val="right"/>
      <w:pPr>
        <w:ind w:left="3960" w:hanging="180"/>
      </w:pPr>
    </w:lvl>
    <w:lvl w:ilvl="6" w:tplc="C2745494">
      <w:start w:val="1"/>
      <w:numFmt w:val="decimal"/>
      <w:lvlText w:val="%7."/>
      <w:lvlJc w:val="left"/>
      <w:pPr>
        <w:ind w:left="4680" w:hanging="360"/>
      </w:pPr>
    </w:lvl>
    <w:lvl w:ilvl="7" w:tplc="034A6954">
      <w:start w:val="1"/>
      <w:numFmt w:val="lowerLetter"/>
      <w:lvlText w:val="%8."/>
      <w:lvlJc w:val="left"/>
      <w:pPr>
        <w:ind w:left="5400" w:hanging="360"/>
      </w:pPr>
    </w:lvl>
    <w:lvl w:ilvl="8" w:tplc="5B067128">
      <w:start w:val="1"/>
      <w:numFmt w:val="lowerRoman"/>
      <w:lvlText w:val="%9."/>
      <w:lvlJc w:val="right"/>
      <w:pPr>
        <w:ind w:left="6120" w:hanging="180"/>
      </w:pPr>
    </w:lvl>
  </w:abstractNum>
  <w:abstractNum w:abstractNumId="3" w15:restartNumberingAfterBreak="0">
    <w:nsid w:val="07701A02"/>
    <w:multiLevelType w:val="hybridMultilevel"/>
    <w:tmpl w:val="2A94FA46"/>
    <w:lvl w:ilvl="0" w:tplc="93082362">
      <w:start w:val="1"/>
      <w:numFmt w:val="decimal"/>
      <w:lvlText w:val="%1."/>
      <w:lvlJc w:val="left"/>
      <w:pPr>
        <w:ind w:left="360" w:hanging="360"/>
      </w:pPr>
    </w:lvl>
    <w:lvl w:ilvl="1" w:tplc="F3080792">
      <w:start w:val="1"/>
      <w:numFmt w:val="lowerLetter"/>
      <w:lvlText w:val="%2."/>
      <w:lvlJc w:val="left"/>
      <w:pPr>
        <w:ind w:left="1080" w:hanging="360"/>
      </w:pPr>
    </w:lvl>
    <w:lvl w:ilvl="2" w:tplc="A9FEF6A0">
      <w:start w:val="1"/>
      <w:numFmt w:val="lowerRoman"/>
      <w:lvlText w:val="%3."/>
      <w:lvlJc w:val="right"/>
      <w:pPr>
        <w:ind w:left="1800" w:hanging="180"/>
      </w:pPr>
    </w:lvl>
    <w:lvl w:ilvl="3" w:tplc="F18C1B4C">
      <w:start w:val="1"/>
      <w:numFmt w:val="decimal"/>
      <w:lvlText w:val="%4."/>
      <w:lvlJc w:val="left"/>
      <w:pPr>
        <w:ind w:left="2520" w:hanging="360"/>
      </w:pPr>
    </w:lvl>
    <w:lvl w:ilvl="4" w:tplc="9D428048">
      <w:start w:val="1"/>
      <w:numFmt w:val="lowerLetter"/>
      <w:lvlText w:val="%5."/>
      <w:lvlJc w:val="left"/>
      <w:pPr>
        <w:ind w:left="3240" w:hanging="360"/>
      </w:pPr>
    </w:lvl>
    <w:lvl w:ilvl="5" w:tplc="DDF82FE0">
      <w:start w:val="1"/>
      <w:numFmt w:val="lowerRoman"/>
      <w:lvlText w:val="%6."/>
      <w:lvlJc w:val="right"/>
      <w:pPr>
        <w:ind w:left="3960" w:hanging="180"/>
      </w:pPr>
    </w:lvl>
    <w:lvl w:ilvl="6" w:tplc="157E03DE">
      <w:start w:val="1"/>
      <w:numFmt w:val="decimal"/>
      <w:lvlText w:val="%7."/>
      <w:lvlJc w:val="left"/>
      <w:pPr>
        <w:ind w:left="4680" w:hanging="360"/>
      </w:pPr>
    </w:lvl>
    <w:lvl w:ilvl="7" w:tplc="CBD65B64">
      <w:start w:val="1"/>
      <w:numFmt w:val="lowerLetter"/>
      <w:lvlText w:val="%8."/>
      <w:lvlJc w:val="left"/>
      <w:pPr>
        <w:ind w:left="5400" w:hanging="360"/>
      </w:pPr>
    </w:lvl>
    <w:lvl w:ilvl="8" w:tplc="7608A0FE">
      <w:start w:val="1"/>
      <w:numFmt w:val="lowerRoman"/>
      <w:lvlText w:val="%9."/>
      <w:lvlJc w:val="right"/>
      <w:pPr>
        <w:ind w:left="6120" w:hanging="180"/>
      </w:pPr>
    </w:lvl>
  </w:abstractNum>
  <w:abstractNum w:abstractNumId="4" w15:restartNumberingAfterBreak="0">
    <w:nsid w:val="0A26BBE9"/>
    <w:multiLevelType w:val="hybridMultilevel"/>
    <w:tmpl w:val="FFFFFFFF"/>
    <w:lvl w:ilvl="0" w:tplc="E250A1B4">
      <w:start w:val="1"/>
      <w:numFmt w:val="decimal"/>
      <w:lvlText w:val="%1."/>
      <w:lvlJc w:val="left"/>
      <w:pPr>
        <w:ind w:left="360" w:hanging="360"/>
      </w:pPr>
    </w:lvl>
    <w:lvl w:ilvl="1" w:tplc="28747308">
      <w:start w:val="1"/>
      <w:numFmt w:val="lowerLetter"/>
      <w:lvlText w:val="%2."/>
      <w:lvlJc w:val="left"/>
      <w:pPr>
        <w:ind w:left="1080" w:hanging="360"/>
      </w:pPr>
    </w:lvl>
    <w:lvl w:ilvl="2" w:tplc="86E8DB0E">
      <w:start w:val="1"/>
      <w:numFmt w:val="lowerRoman"/>
      <w:lvlText w:val="%3."/>
      <w:lvlJc w:val="right"/>
      <w:pPr>
        <w:ind w:left="1800" w:hanging="180"/>
      </w:pPr>
    </w:lvl>
    <w:lvl w:ilvl="3" w:tplc="62ACDF9A">
      <w:start w:val="1"/>
      <w:numFmt w:val="decimal"/>
      <w:lvlText w:val="%4."/>
      <w:lvlJc w:val="left"/>
      <w:pPr>
        <w:ind w:left="2520" w:hanging="360"/>
      </w:pPr>
    </w:lvl>
    <w:lvl w:ilvl="4" w:tplc="D68411D6">
      <w:start w:val="1"/>
      <w:numFmt w:val="lowerLetter"/>
      <w:lvlText w:val="%5."/>
      <w:lvlJc w:val="left"/>
      <w:pPr>
        <w:ind w:left="3240" w:hanging="360"/>
      </w:pPr>
    </w:lvl>
    <w:lvl w:ilvl="5" w:tplc="96F23E64">
      <w:start w:val="1"/>
      <w:numFmt w:val="lowerRoman"/>
      <w:lvlText w:val="%6."/>
      <w:lvlJc w:val="right"/>
      <w:pPr>
        <w:ind w:left="3960" w:hanging="180"/>
      </w:pPr>
    </w:lvl>
    <w:lvl w:ilvl="6" w:tplc="09C2BEDC">
      <w:start w:val="1"/>
      <w:numFmt w:val="decimal"/>
      <w:lvlText w:val="%7."/>
      <w:lvlJc w:val="left"/>
      <w:pPr>
        <w:ind w:left="4680" w:hanging="360"/>
      </w:pPr>
    </w:lvl>
    <w:lvl w:ilvl="7" w:tplc="B20E71F4">
      <w:start w:val="1"/>
      <w:numFmt w:val="lowerLetter"/>
      <w:lvlText w:val="%8."/>
      <w:lvlJc w:val="left"/>
      <w:pPr>
        <w:ind w:left="5400" w:hanging="360"/>
      </w:pPr>
    </w:lvl>
    <w:lvl w:ilvl="8" w:tplc="04D23198">
      <w:start w:val="1"/>
      <w:numFmt w:val="lowerRoman"/>
      <w:lvlText w:val="%9."/>
      <w:lvlJc w:val="right"/>
      <w:pPr>
        <w:ind w:left="6120" w:hanging="180"/>
      </w:pPr>
    </w:lvl>
  </w:abstractNum>
  <w:abstractNum w:abstractNumId="5" w15:restartNumberingAfterBreak="0">
    <w:nsid w:val="0A6D3079"/>
    <w:multiLevelType w:val="hybridMultilevel"/>
    <w:tmpl w:val="FFFFFFFF"/>
    <w:lvl w:ilvl="0" w:tplc="C984565E">
      <w:start w:val="1"/>
      <w:numFmt w:val="decimal"/>
      <w:lvlText w:val="%1."/>
      <w:lvlJc w:val="left"/>
      <w:pPr>
        <w:ind w:left="360" w:hanging="360"/>
      </w:pPr>
    </w:lvl>
    <w:lvl w:ilvl="1" w:tplc="A4CCBC38">
      <w:start w:val="1"/>
      <w:numFmt w:val="lowerLetter"/>
      <w:lvlText w:val="%2."/>
      <w:lvlJc w:val="left"/>
      <w:pPr>
        <w:ind w:left="1080" w:hanging="360"/>
      </w:pPr>
    </w:lvl>
    <w:lvl w:ilvl="2" w:tplc="518A738C">
      <w:start w:val="1"/>
      <w:numFmt w:val="lowerRoman"/>
      <w:lvlText w:val="%3."/>
      <w:lvlJc w:val="right"/>
      <w:pPr>
        <w:ind w:left="1800" w:hanging="180"/>
      </w:pPr>
    </w:lvl>
    <w:lvl w:ilvl="3" w:tplc="2004B3DA">
      <w:start w:val="1"/>
      <w:numFmt w:val="decimal"/>
      <w:lvlText w:val="%4."/>
      <w:lvlJc w:val="left"/>
      <w:pPr>
        <w:ind w:left="2520" w:hanging="360"/>
      </w:pPr>
    </w:lvl>
    <w:lvl w:ilvl="4" w:tplc="49FCDFA0">
      <w:start w:val="1"/>
      <w:numFmt w:val="lowerLetter"/>
      <w:lvlText w:val="%5."/>
      <w:lvlJc w:val="left"/>
      <w:pPr>
        <w:ind w:left="3240" w:hanging="360"/>
      </w:pPr>
    </w:lvl>
    <w:lvl w:ilvl="5" w:tplc="B678A66C">
      <w:start w:val="1"/>
      <w:numFmt w:val="lowerRoman"/>
      <w:lvlText w:val="%6."/>
      <w:lvlJc w:val="right"/>
      <w:pPr>
        <w:ind w:left="3960" w:hanging="180"/>
      </w:pPr>
    </w:lvl>
    <w:lvl w:ilvl="6" w:tplc="29981660">
      <w:start w:val="1"/>
      <w:numFmt w:val="decimal"/>
      <w:lvlText w:val="%7."/>
      <w:lvlJc w:val="left"/>
      <w:pPr>
        <w:ind w:left="4680" w:hanging="360"/>
      </w:pPr>
    </w:lvl>
    <w:lvl w:ilvl="7" w:tplc="CAD007F0">
      <w:start w:val="1"/>
      <w:numFmt w:val="lowerLetter"/>
      <w:lvlText w:val="%8."/>
      <w:lvlJc w:val="left"/>
      <w:pPr>
        <w:ind w:left="5400" w:hanging="360"/>
      </w:pPr>
    </w:lvl>
    <w:lvl w:ilvl="8" w:tplc="DC928F08">
      <w:start w:val="1"/>
      <w:numFmt w:val="lowerRoman"/>
      <w:lvlText w:val="%9."/>
      <w:lvlJc w:val="right"/>
      <w:pPr>
        <w:ind w:left="6120" w:hanging="180"/>
      </w:pPr>
    </w:lvl>
  </w:abstractNum>
  <w:abstractNum w:abstractNumId="6" w15:restartNumberingAfterBreak="0">
    <w:nsid w:val="0CC63037"/>
    <w:multiLevelType w:val="multilevel"/>
    <w:tmpl w:val="E64E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22004"/>
    <w:multiLevelType w:val="hybridMultilevel"/>
    <w:tmpl w:val="FFFFFFFF"/>
    <w:lvl w:ilvl="0" w:tplc="29D40E1E">
      <w:start w:val="1"/>
      <w:numFmt w:val="decimal"/>
      <w:lvlText w:val="%1."/>
      <w:lvlJc w:val="left"/>
      <w:pPr>
        <w:ind w:left="360" w:hanging="360"/>
      </w:pPr>
    </w:lvl>
    <w:lvl w:ilvl="1" w:tplc="E622602C">
      <w:start w:val="1"/>
      <w:numFmt w:val="lowerLetter"/>
      <w:lvlText w:val="%2."/>
      <w:lvlJc w:val="left"/>
      <w:pPr>
        <w:ind w:left="1080" w:hanging="360"/>
      </w:pPr>
    </w:lvl>
    <w:lvl w:ilvl="2" w:tplc="E90031F2">
      <w:start w:val="1"/>
      <w:numFmt w:val="lowerRoman"/>
      <w:lvlText w:val="%3."/>
      <w:lvlJc w:val="right"/>
      <w:pPr>
        <w:ind w:left="1800" w:hanging="180"/>
      </w:pPr>
    </w:lvl>
    <w:lvl w:ilvl="3" w:tplc="8E3E8790">
      <w:start w:val="1"/>
      <w:numFmt w:val="decimal"/>
      <w:lvlText w:val="%4."/>
      <w:lvlJc w:val="left"/>
      <w:pPr>
        <w:ind w:left="2520" w:hanging="360"/>
      </w:pPr>
    </w:lvl>
    <w:lvl w:ilvl="4" w:tplc="090A27DC">
      <w:start w:val="1"/>
      <w:numFmt w:val="lowerLetter"/>
      <w:lvlText w:val="%5."/>
      <w:lvlJc w:val="left"/>
      <w:pPr>
        <w:ind w:left="3240" w:hanging="360"/>
      </w:pPr>
    </w:lvl>
    <w:lvl w:ilvl="5" w:tplc="7D20D080">
      <w:start w:val="1"/>
      <w:numFmt w:val="lowerRoman"/>
      <w:lvlText w:val="%6."/>
      <w:lvlJc w:val="right"/>
      <w:pPr>
        <w:ind w:left="3960" w:hanging="180"/>
      </w:pPr>
    </w:lvl>
    <w:lvl w:ilvl="6" w:tplc="6798BD78">
      <w:start w:val="1"/>
      <w:numFmt w:val="decimal"/>
      <w:lvlText w:val="%7."/>
      <w:lvlJc w:val="left"/>
      <w:pPr>
        <w:ind w:left="4680" w:hanging="360"/>
      </w:pPr>
    </w:lvl>
    <w:lvl w:ilvl="7" w:tplc="4F7A6A06">
      <w:start w:val="1"/>
      <w:numFmt w:val="lowerLetter"/>
      <w:lvlText w:val="%8."/>
      <w:lvlJc w:val="left"/>
      <w:pPr>
        <w:ind w:left="5400" w:hanging="360"/>
      </w:pPr>
    </w:lvl>
    <w:lvl w:ilvl="8" w:tplc="D1069050">
      <w:start w:val="1"/>
      <w:numFmt w:val="lowerRoman"/>
      <w:lvlText w:val="%9."/>
      <w:lvlJc w:val="right"/>
      <w:pPr>
        <w:ind w:left="6120" w:hanging="180"/>
      </w:pPr>
    </w:lvl>
  </w:abstractNum>
  <w:abstractNum w:abstractNumId="8" w15:restartNumberingAfterBreak="0">
    <w:nsid w:val="11971E39"/>
    <w:multiLevelType w:val="hybridMultilevel"/>
    <w:tmpl w:val="FFFFFFFF"/>
    <w:lvl w:ilvl="0" w:tplc="4D400EB8">
      <w:start w:val="1"/>
      <w:numFmt w:val="decimal"/>
      <w:lvlText w:val="%1."/>
      <w:lvlJc w:val="left"/>
      <w:pPr>
        <w:ind w:left="792" w:hanging="360"/>
      </w:pPr>
    </w:lvl>
    <w:lvl w:ilvl="1" w:tplc="1E54E5D0">
      <w:start w:val="1"/>
      <w:numFmt w:val="lowerLetter"/>
      <w:lvlText w:val="%2."/>
      <w:lvlJc w:val="left"/>
      <w:pPr>
        <w:ind w:left="1512" w:hanging="360"/>
      </w:pPr>
    </w:lvl>
    <w:lvl w:ilvl="2" w:tplc="DC649BA0">
      <w:start w:val="1"/>
      <w:numFmt w:val="lowerRoman"/>
      <w:lvlText w:val="%3."/>
      <w:lvlJc w:val="right"/>
      <w:pPr>
        <w:ind w:left="2232" w:hanging="180"/>
      </w:pPr>
    </w:lvl>
    <w:lvl w:ilvl="3" w:tplc="BED2F62C">
      <w:start w:val="1"/>
      <w:numFmt w:val="decimal"/>
      <w:lvlText w:val="%4."/>
      <w:lvlJc w:val="left"/>
      <w:pPr>
        <w:ind w:left="2952" w:hanging="360"/>
      </w:pPr>
    </w:lvl>
    <w:lvl w:ilvl="4" w:tplc="B4B8A298">
      <w:start w:val="1"/>
      <w:numFmt w:val="lowerLetter"/>
      <w:lvlText w:val="%5."/>
      <w:lvlJc w:val="left"/>
      <w:pPr>
        <w:ind w:left="3672" w:hanging="360"/>
      </w:pPr>
    </w:lvl>
    <w:lvl w:ilvl="5" w:tplc="26AE4296">
      <w:start w:val="1"/>
      <w:numFmt w:val="lowerRoman"/>
      <w:lvlText w:val="%6."/>
      <w:lvlJc w:val="right"/>
      <w:pPr>
        <w:ind w:left="4392" w:hanging="180"/>
      </w:pPr>
    </w:lvl>
    <w:lvl w:ilvl="6" w:tplc="FF46D6A0">
      <w:start w:val="1"/>
      <w:numFmt w:val="decimal"/>
      <w:lvlText w:val="%7."/>
      <w:lvlJc w:val="left"/>
      <w:pPr>
        <w:ind w:left="5112" w:hanging="360"/>
      </w:pPr>
    </w:lvl>
    <w:lvl w:ilvl="7" w:tplc="649AC6C8">
      <w:start w:val="1"/>
      <w:numFmt w:val="lowerLetter"/>
      <w:lvlText w:val="%8."/>
      <w:lvlJc w:val="left"/>
      <w:pPr>
        <w:ind w:left="5832" w:hanging="360"/>
      </w:pPr>
    </w:lvl>
    <w:lvl w:ilvl="8" w:tplc="6302AEFC">
      <w:start w:val="1"/>
      <w:numFmt w:val="lowerRoman"/>
      <w:lvlText w:val="%9."/>
      <w:lvlJc w:val="right"/>
      <w:pPr>
        <w:ind w:left="6552" w:hanging="180"/>
      </w:pPr>
    </w:lvl>
  </w:abstractNum>
  <w:abstractNum w:abstractNumId="9" w15:restartNumberingAfterBreak="0">
    <w:nsid w:val="12BF5939"/>
    <w:multiLevelType w:val="hybridMultilevel"/>
    <w:tmpl w:val="CE181C6E"/>
    <w:lvl w:ilvl="0" w:tplc="26946AE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2D02CB8"/>
    <w:multiLevelType w:val="hybridMultilevel"/>
    <w:tmpl w:val="FFFFFFFF"/>
    <w:lvl w:ilvl="0" w:tplc="9BAECD72">
      <w:start w:val="1"/>
      <w:numFmt w:val="decimal"/>
      <w:lvlText w:val="%1."/>
      <w:lvlJc w:val="left"/>
      <w:pPr>
        <w:ind w:left="360" w:hanging="360"/>
      </w:pPr>
    </w:lvl>
    <w:lvl w:ilvl="1" w:tplc="3E8873BA">
      <w:start w:val="1"/>
      <w:numFmt w:val="lowerLetter"/>
      <w:lvlText w:val="%2."/>
      <w:lvlJc w:val="left"/>
      <w:pPr>
        <w:ind w:left="1080" w:hanging="360"/>
      </w:pPr>
    </w:lvl>
    <w:lvl w:ilvl="2" w:tplc="FF749AD4">
      <w:start w:val="1"/>
      <w:numFmt w:val="lowerRoman"/>
      <w:lvlText w:val="%3."/>
      <w:lvlJc w:val="right"/>
      <w:pPr>
        <w:ind w:left="1800" w:hanging="180"/>
      </w:pPr>
    </w:lvl>
    <w:lvl w:ilvl="3" w:tplc="5CD83DB8">
      <w:start w:val="1"/>
      <w:numFmt w:val="decimal"/>
      <w:lvlText w:val="%4."/>
      <w:lvlJc w:val="left"/>
      <w:pPr>
        <w:ind w:left="2520" w:hanging="360"/>
      </w:pPr>
    </w:lvl>
    <w:lvl w:ilvl="4" w:tplc="1A78DA3A">
      <w:start w:val="1"/>
      <w:numFmt w:val="lowerLetter"/>
      <w:lvlText w:val="%5."/>
      <w:lvlJc w:val="left"/>
      <w:pPr>
        <w:ind w:left="3240" w:hanging="360"/>
      </w:pPr>
    </w:lvl>
    <w:lvl w:ilvl="5" w:tplc="7144D834">
      <w:start w:val="1"/>
      <w:numFmt w:val="lowerRoman"/>
      <w:lvlText w:val="%6."/>
      <w:lvlJc w:val="right"/>
      <w:pPr>
        <w:ind w:left="3960" w:hanging="180"/>
      </w:pPr>
    </w:lvl>
    <w:lvl w:ilvl="6" w:tplc="DB4A464A">
      <w:start w:val="1"/>
      <w:numFmt w:val="decimal"/>
      <w:lvlText w:val="%7."/>
      <w:lvlJc w:val="left"/>
      <w:pPr>
        <w:ind w:left="4680" w:hanging="360"/>
      </w:pPr>
    </w:lvl>
    <w:lvl w:ilvl="7" w:tplc="112AD906">
      <w:start w:val="1"/>
      <w:numFmt w:val="lowerLetter"/>
      <w:lvlText w:val="%8."/>
      <w:lvlJc w:val="left"/>
      <w:pPr>
        <w:ind w:left="5400" w:hanging="360"/>
      </w:pPr>
    </w:lvl>
    <w:lvl w:ilvl="8" w:tplc="4D3EA0A6">
      <w:start w:val="1"/>
      <w:numFmt w:val="lowerRoman"/>
      <w:lvlText w:val="%9."/>
      <w:lvlJc w:val="right"/>
      <w:pPr>
        <w:ind w:left="6120" w:hanging="180"/>
      </w:pPr>
    </w:lvl>
  </w:abstractNum>
  <w:abstractNum w:abstractNumId="11" w15:restartNumberingAfterBreak="0">
    <w:nsid w:val="16C83452"/>
    <w:multiLevelType w:val="multilevel"/>
    <w:tmpl w:val="9A3C5B9E"/>
    <w:lvl w:ilvl="0">
      <w:start w:val="1"/>
      <w:numFmt w:val="decimal"/>
      <w:pStyle w:val="Appendix"/>
      <w:suff w:val="space"/>
      <w:lvlText w:val="Appendix %1."/>
      <w:lvlJc w:val="left"/>
      <w:pPr>
        <w:ind w:left="3905"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18577465"/>
    <w:multiLevelType w:val="hybridMultilevel"/>
    <w:tmpl w:val="FFFFFFFF"/>
    <w:lvl w:ilvl="0" w:tplc="6B6A6276">
      <w:start w:val="1"/>
      <w:numFmt w:val="bullet"/>
      <w:lvlText w:val=""/>
      <w:lvlJc w:val="left"/>
      <w:pPr>
        <w:ind w:left="360" w:hanging="360"/>
      </w:pPr>
      <w:rPr>
        <w:rFonts w:ascii="Symbol" w:hAnsi="Symbol" w:hint="default"/>
      </w:rPr>
    </w:lvl>
    <w:lvl w:ilvl="1" w:tplc="9CF0094A">
      <w:start w:val="1"/>
      <w:numFmt w:val="bullet"/>
      <w:lvlText w:val="o"/>
      <w:lvlJc w:val="left"/>
      <w:pPr>
        <w:ind w:left="1080" w:hanging="360"/>
      </w:pPr>
      <w:rPr>
        <w:rFonts w:ascii="Courier New" w:hAnsi="Courier New" w:hint="default"/>
      </w:rPr>
    </w:lvl>
    <w:lvl w:ilvl="2" w:tplc="D4568EE0">
      <w:start w:val="1"/>
      <w:numFmt w:val="bullet"/>
      <w:lvlText w:val=""/>
      <w:lvlJc w:val="left"/>
      <w:pPr>
        <w:ind w:left="1800" w:hanging="360"/>
      </w:pPr>
      <w:rPr>
        <w:rFonts w:ascii="Wingdings" w:hAnsi="Wingdings" w:hint="default"/>
      </w:rPr>
    </w:lvl>
    <w:lvl w:ilvl="3" w:tplc="B80C29F8">
      <w:start w:val="1"/>
      <w:numFmt w:val="bullet"/>
      <w:lvlText w:val=""/>
      <w:lvlJc w:val="left"/>
      <w:pPr>
        <w:ind w:left="2520" w:hanging="360"/>
      </w:pPr>
      <w:rPr>
        <w:rFonts w:ascii="Symbol" w:hAnsi="Symbol" w:hint="default"/>
      </w:rPr>
    </w:lvl>
    <w:lvl w:ilvl="4" w:tplc="9A6453C2">
      <w:start w:val="1"/>
      <w:numFmt w:val="bullet"/>
      <w:lvlText w:val="o"/>
      <w:lvlJc w:val="left"/>
      <w:pPr>
        <w:ind w:left="3240" w:hanging="360"/>
      </w:pPr>
      <w:rPr>
        <w:rFonts w:ascii="Courier New" w:hAnsi="Courier New" w:hint="default"/>
      </w:rPr>
    </w:lvl>
    <w:lvl w:ilvl="5" w:tplc="C19AA56A">
      <w:start w:val="1"/>
      <w:numFmt w:val="bullet"/>
      <w:lvlText w:val=""/>
      <w:lvlJc w:val="left"/>
      <w:pPr>
        <w:ind w:left="3960" w:hanging="360"/>
      </w:pPr>
      <w:rPr>
        <w:rFonts w:ascii="Wingdings" w:hAnsi="Wingdings" w:hint="default"/>
      </w:rPr>
    </w:lvl>
    <w:lvl w:ilvl="6" w:tplc="685AB340">
      <w:start w:val="1"/>
      <w:numFmt w:val="bullet"/>
      <w:lvlText w:val=""/>
      <w:lvlJc w:val="left"/>
      <w:pPr>
        <w:ind w:left="4680" w:hanging="360"/>
      </w:pPr>
      <w:rPr>
        <w:rFonts w:ascii="Symbol" w:hAnsi="Symbol" w:hint="default"/>
      </w:rPr>
    </w:lvl>
    <w:lvl w:ilvl="7" w:tplc="303AADC6">
      <w:start w:val="1"/>
      <w:numFmt w:val="bullet"/>
      <w:lvlText w:val="o"/>
      <w:lvlJc w:val="left"/>
      <w:pPr>
        <w:ind w:left="5400" w:hanging="360"/>
      </w:pPr>
      <w:rPr>
        <w:rFonts w:ascii="Courier New" w:hAnsi="Courier New" w:hint="default"/>
      </w:rPr>
    </w:lvl>
    <w:lvl w:ilvl="8" w:tplc="F17A6030">
      <w:start w:val="1"/>
      <w:numFmt w:val="bullet"/>
      <w:lvlText w:val=""/>
      <w:lvlJc w:val="left"/>
      <w:pPr>
        <w:ind w:left="6120" w:hanging="360"/>
      </w:pPr>
      <w:rPr>
        <w:rFonts w:ascii="Wingdings" w:hAnsi="Wingdings" w:hint="default"/>
      </w:rPr>
    </w:lvl>
  </w:abstractNum>
  <w:abstractNum w:abstractNumId="13" w15:restartNumberingAfterBreak="0">
    <w:nsid w:val="24B54E9F"/>
    <w:multiLevelType w:val="hybridMultilevel"/>
    <w:tmpl w:val="3A6E0AF4"/>
    <w:lvl w:ilvl="0" w:tplc="B1C43B92">
      <w:start w:val="1"/>
      <w:numFmt w:val="decimal"/>
      <w:lvlText w:val="%1."/>
      <w:lvlJc w:val="left"/>
      <w:pPr>
        <w:ind w:left="360" w:hanging="360"/>
      </w:pPr>
    </w:lvl>
    <w:lvl w:ilvl="1" w:tplc="BDE0AAE6">
      <w:start w:val="1"/>
      <w:numFmt w:val="lowerLetter"/>
      <w:lvlText w:val="%2."/>
      <w:lvlJc w:val="left"/>
      <w:pPr>
        <w:ind w:left="1080" w:hanging="360"/>
      </w:pPr>
    </w:lvl>
    <w:lvl w:ilvl="2" w:tplc="ACDE72DC">
      <w:start w:val="1"/>
      <w:numFmt w:val="lowerRoman"/>
      <w:lvlText w:val="%3."/>
      <w:lvlJc w:val="right"/>
      <w:pPr>
        <w:ind w:left="1800" w:hanging="180"/>
      </w:pPr>
    </w:lvl>
    <w:lvl w:ilvl="3" w:tplc="F00EF99C">
      <w:start w:val="1"/>
      <w:numFmt w:val="decimal"/>
      <w:lvlText w:val="%4."/>
      <w:lvlJc w:val="left"/>
      <w:pPr>
        <w:ind w:left="2520" w:hanging="360"/>
      </w:pPr>
    </w:lvl>
    <w:lvl w:ilvl="4" w:tplc="86063500">
      <w:start w:val="1"/>
      <w:numFmt w:val="lowerLetter"/>
      <w:lvlText w:val="%5."/>
      <w:lvlJc w:val="left"/>
      <w:pPr>
        <w:ind w:left="3240" w:hanging="360"/>
      </w:pPr>
    </w:lvl>
    <w:lvl w:ilvl="5" w:tplc="B75CF30E">
      <w:start w:val="1"/>
      <w:numFmt w:val="lowerRoman"/>
      <w:lvlText w:val="%6."/>
      <w:lvlJc w:val="right"/>
      <w:pPr>
        <w:ind w:left="3960" w:hanging="180"/>
      </w:pPr>
    </w:lvl>
    <w:lvl w:ilvl="6" w:tplc="19C023D8">
      <w:start w:val="1"/>
      <w:numFmt w:val="decimal"/>
      <w:lvlText w:val="%7."/>
      <w:lvlJc w:val="left"/>
      <w:pPr>
        <w:ind w:left="4680" w:hanging="360"/>
      </w:pPr>
    </w:lvl>
    <w:lvl w:ilvl="7" w:tplc="628ADA66">
      <w:start w:val="1"/>
      <w:numFmt w:val="lowerLetter"/>
      <w:lvlText w:val="%8."/>
      <w:lvlJc w:val="left"/>
      <w:pPr>
        <w:ind w:left="5400" w:hanging="360"/>
      </w:pPr>
    </w:lvl>
    <w:lvl w:ilvl="8" w:tplc="36828C6A">
      <w:start w:val="1"/>
      <w:numFmt w:val="lowerRoman"/>
      <w:lvlText w:val="%9."/>
      <w:lvlJc w:val="right"/>
      <w:pPr>
        <w:ind w:left="6120" w:hanging="180"/>
      </w:pPr>
    </w:lvl>
  </w:abstractNum>
  <w:abstractNum w:abstractNumId="14" w15:restartNumberingAfterBreak="0">
    <w:nsid w:val="2630B67D"/>
    <w:multiLevelType w:val="hybridMultilevel"/>
    <w:tmpl w:val="FFFFFFFF"/>
    <w:lvl w:ilvl="0" w:tplc="6EEE0AD2">
      <w:start w:val="1"/>
      <w:numFmt w:val="decimal"/>
      <w:lvlText w:val="%1."/>
      <w:lvlJc w:val="left"/>
      <w:pPr>
        <w:ind w:left="360" w:hanging="360"/>
      </w:pPr>
    </w:lvl>
    <w:lvl w:ilvl="1" w:tplc="5C48CF08">
      <w:start w:val="1"/>
      <w:numFmt w:val="lowerLetter"/>
      <w:lvlText w:val="%2."/>
      <w:lvlJc w:val="left"/>
      <w:pPr>
        <w:ind w:left="1080" w:hanging="360"/>
      </w:pPr>
    </w:lvl>
    <w:lvl w:ilvl="2" w:tplc="1C94D00E">
      <w:start w:val="1"/>
      <w:numFmt w:val="lowerRoman"/>
      <w:lvlText w:val="%3."/>
      <w:lvlJc w:val="right"/>
      <w:pPr>
        <w:ind w:left="1800" w:hanging="180"/>
      </w:pPr>
    </w:lvl>
    <w:lvl w:ilvl="3" w:tplc="4F7E1286">
      <w:start w:val="1"/>
      <w:numFmt w:val="decimal"/>
      <w:lvlText w:val="%4."/>
      <w:lvlJc w:val="left"/>
      <w:pPr>
        <w:ind w:left="2520" w:hanging="360"/>
      </w:pPr>
    </w:lvl>
    <w:lvl w:ilvl="4" w:tplc="00622B0C">
      <w:start w:val="1"/>
      <w:numFmt w:val="lowerLetter"/>
      <w:lvlText w:val="%5."/>
      <w:lvlJc w:val="left"/>
      <w:pPr>
        <w:ind w:left="3240" w:hanging="360"/>
      </w:pPr>
    </w:lvl>
    <w:lvl w:ilvl="5" w:tplc="DCC2A54E">
      <w:start w:val="1"/>
      <w:numFmt w:val="lowerRoman"/>
      <w:lvlText w:val="%6."/>
      <w:lvlJc w:val="right"/>
      <w:pPr>
        <w:ind w:left="3960" w:hanging="180"/>
      </w:pPr>
    </w:lvl>
    <w:lvl w:ilvl="6" w:tplc="2A30D18A">
      <w:start w:val="1"/>
      <w:numFmt w:val="decimal"/>
      <w:lvlText w:val="%7."/>
      <w:lvlJc w:val="left"/>
      <w:pPr>
        <w:ind w:left="4680" w:hanging="360"/>
      </w:pPr>
    </w:lvl>
    <w:lvl w:ilvl="7" w:tplc="553A0EF2">
      <w:start w:val="1"/>
      <w:numFmt w:val="lowerLetter"/>
      <w:lvlText w:val="%8."/>
      <w:lvlJc w:val="left"/>
      <w:pPr>
        <w:ind w:left="5400" w:hanging="360"/>
      </w:pPr>
    </w:lvl>
    <w:lvl w:ilvl="8" w:tplc="CFACA3C0">
      <w:start w:val="1"/>
      <w:numFmt w:val="lowerRoman"/>
      <w:lvlText w:val="%9."/>
      <w:lvlJc w:val="right"/>
      <w:pPr>
        <w:ind w:left="6120" w:hanging="180"/>
      </w:pPr>
    </w:lvl>
  </w:abstractNum>
  <w:abstractNum w:abstractNumId="15" w15:restartNumberingAfterBreak="0">
    <w:nsid w:val="2CDE4D4D"/>
    <w:multiLevelType w:val="hybridMultilevel"/>
    <w:tmpl w:val="FFFFFFFF"/>
    <w:lvl w:ilvl="0" w:tplc="048846C2">
      <w:start w:val="1"/>
      <w:numFmt w:val="decimal"/>
      <w:lvlText w:val="%1."/>
      <w:lvlJc w:val="left"/>
      <w:pPr>
        <w:ind w:left="360" w:hanging="360"/>
      </w:pPr>
    </w:lvl>
    <w:lvl w:ilvl="1" w:tplc="D2464D6A">
      <w:start w:val="1"/>
      <w:numFmt w:val="lowerLetter"/>
      <w:lvlText w:val="%2."/>
      <w:lvlJc w:val="left"/>
      <w:pPr>
        <w:ind w:left="1080" w:hanging="360"/>
      </w:pPr>
    </w:lvl>
    <w:lvl w:ilvl="2" w:tplc="54E8D846">
      <w:start w:val="1"/>
      <w:numFmt w:val="lowerRoman"/>
      <w:lvlText w:val="%3."/>
      <w:lvlJc w:val="right"/>
      <w:pPr>
        <w:ind w:left="1800" w:hanging="180"/>
      </w:pPr>
    </w:lvl>
    <w:lvl w:ilvl="3" w:tplc="946695C0">
      <w:start w:val="1"/>
      <w:numFmt w:val="decimal"/>
      <w:lvlText w:val="%4."/>
      <w:lvlJc w:val="left"/>
      <w:pPr>
        <w:ind w:left="2520" w:hanging="360"/>
      </w:pPr>
    </w:lvl>
    <w:lvl w:ilvl="4" w:tplc="6744F594">
      <w:start w:val="1"/>
      <w:numFmt w:val="lowerLetter"/>
      <w:lvlText w:val="%5."/>
      <w:lvlJc w:val="left"/>
      <w:pPr>
        <w:ind w:left="3240" w:hanging="360"/>
      </w:pPr>
    </w:lvl>
    <w:lvl w:ilvl="5" w:tplc="B78AA5DA">
      <w:start w:val="1"/>
      <w:numFmt w:val="lowerRoman"/>
      <w:lvlText w:val="%6."/>
      <w:lvlJc w:val="right"/>
      <w:pPr>
        <w:ind w:left="3960" w:hanging="180"/>
      </w:pPr>
    </w:lvl>
    <w:lvl w:ilvl="6" w:tplc="05804420">
      <w:start w:val="1"/>
      <w:numFmt w:val="decimal"/>
      <w:lvlText w:val="%7."/>
      <w:lvlJc w:val="left"/>
      <w:pPr>
        <w:ind w:left="4680" w:hanging="360"/>
      </w:pPr>
    </w:lvl>
    <w:lvl w:ilvl="7" w:tplc="EE52663C">
      <w:start w:val="1"/>
      <w:numFmt w:val="lowerLetter"/>
      <w:lvlText w:val="%8."/>
      <w:lvlJc w:val="left"/>
      <w:pPr>
        <w:ind w:left="5400" w:hanging="360"/>
      </w:pPr>
    </w:lvl>
    <w:lvl w:ilvl="8" w:tplc="63AE99BE">
      <w:start w:val="1"/>
      <w:numFmt w:val="lowerRoman"/>
      <w:lvlText w:val="%9."/>
      <w:lvlJc w:val="right"/>
      <w:pPr>
        <w:ind w:left="6120" w:hanging="180"/>
      </w:pPr>
    </w:lvl>
  </w:abstractNum>
  <w:abstractNum w:abstractNumId="16" w15:restartNumberingAfterBreak="0">
    <w:nsid w:val="2F3653D6"/>
    <w:multiLevelType w:val="multilevel"/>
    <w:tmpl w:val="DE9C8E76"/>
    <w:lvl w:ilvl="0">
      <w:start w:val="1"/>
      <w:numFmt w:val="decimal"/>
      <w:pStyle w:val="ListParagraph"/>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7" w15:restartNumberingAfterBreak="0">
    <w:nsid w:val="34B414EC"/>
    <w:multiLevelType w:val="multilevel"/>
    <w:tmpl w:val="0052A0D4"/>
    <w:styleLink w:val="CurrentList1"/>
    <w:lvl w:ilvl="0">
      <w:start w:val="1"/>
      <w:numFmt w:val="decimal"/>
      <w:lvlText w:val="CHƯƠNG %1."/>
      <w:lvlJc w:val="left"/>
      <w:pPr>
        <w:ind w:left="1800" w:hanging="1120"/>
      </w:pPr>
      <w:rPr>
        <w:rFonts w:hint="default"/>
      </w:rPr>
    </w:lvl>
    <w:lvl w:ilvl="1">
      <w:start w:val="1"/>
      <w:numFmt w:val="decimal"/>
      <w:lvlText w:val="%1.%2."/>
      <w:lvlJc w:val="left"/>
      <w:pPr>
        <w:ind w:left="2232" w:hanging="432"/>
      </w:pPr>
      <w:rPr>
        <w:rFonts w:hint="default"/>
      </w:rPr>
    </w:lvl>
    <w:lvl w:ilvl="2">
      <w:start w:val="1"/>
      <w:numFmt w:val="decimal"/>
      <w:lvlText w:val="%1.%2.%3."/>
      <w:lvlJc w:val="left"/>
      <w:pPr>
        <w:ind w:left="2664" w:hanging="504"/>
      </w:pPr>
      <w:rPr>
        <w:rFonts w:hint="default"/>
      </w:rPr>
    </w:lvl>
    <w:lvl w:ilvl="3">
      <w:start w:val="1"/>
      <w:numFmt w:val="decimal"/>
      <w:lvlText w:val="%1.%2.%3.%4."/>
      <w:lvlJc w:val="left"/>
      <w:pPr>
        <w:ind w:left="3168" w:hanging="648"/>
      </w:pPr>
      <w:rPr>
        <w:rFonts w:hint="default"/>
      </w:rPr>
    </w:lvl>
    <w:lvl w:ilvl="4">
      <w:start w:val="1"/>
      <w:numFmt w:val="decimal"/>
      <w:lvlText w:val="%1.%2.%3.%4.%5."/>
      <w:lvlJc w:val="left"/>
      <w:pPr>
        <w:ind w:left="3672" w:hanging="792"/>
      </w:pPr>
      <w:rPr>
        <w:rFonts w:hint="default"/>
      </w:rPr>
    </w:lvl>
    <w:lvl w:ilvl="5">
      <w:start w:val="1"/>
      <w:numFmt w:val="decimal"/>
      <w:lvlText w:val="%1.%2.%3.%4.%5.%6."/>
      <w:lvlJc w:val="left"/>
      <w:pPr>
        <w:ind w:left="4176" w:hanging="936"/>
      </w:pPr>
      <w:rPr>
        <w:rFonts w:hint="default"/>
      </w:rPr>
    </w:lvl>
    <w:lvl w:ilvl="6">
      <w:start w:val="1"/>
      <w:numFmt w:val="decimal"/>
      <w:lvlText w:val="%1.%2.%3.%4.%5.%6.%7."/>
      <w:lvlJc w:val="left"/>
      <w:pPr>
        <w:ind w:left="4680" w:hanging="1080"/>
      </w:pPr>
      <w:rPr>
        <w:rFonts w:hint="default"/>
      </w:rPr>
    </w:lvl>
    <w:lvl w:ilvl="7">
      <w:start w:val="1"/>
      <w:numFmt w:val="decimal"/>
      <w:lvlText w:val="%1.%2.%3.%4.%5.%6.%7.%8."/>
      <w:lvlJc w:val="left"/>
      <w:pPr>
        <w:ind w:left="5184" w:hanging="1224"/>
      </w:pPr>
      <w:rPr>
        <w:rFonts w:hint="default"/>
      </w:rPr>
    </w:lvl>
    <w:lvl w:ilvl="8">
      <w:start w:val="1"/>
      <w:numFmt w:val="decimal"/>
      <w:lvlText w:val="%1.%2.%3.%4.%5.%6.%7.%8.%9."/>
      <w:lvlJc w:val="left"/>
      <w:pPr>
        <w:ind w:left="5760" w:hanging="1440"/>
      </w:pPr>
      <w:rPr>
        <w:rFonts w:hint="default"/>
      </w:rPr>
    </w:lvl>
  </w:abstractNum>
  <w:abstractNum w:abstractNumId="18" w15:restartNumberingAfterBreak="0">
    <w:nsid w:val="42754CD3"/>
    <w:multiLevelType w:val="hybridMultilevel"/>
    <w:tmpl w:val="1406A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D329DD"/>
    <w:multiLevelType w:val="hybridMultilevel"/>
    <w:tmpl w:val="FFFFFFFF"/>
    <w:lvl w:ilvl="0" w:tplc="27809BEE">
      <w:start w:val="1"/>
      <w:numFmt w:val="decimal"/>
      <w:lvlText w:val="%1."/>
      <w:lvlJc w:val="left"/>
      <w:pPr>
        <w:ind w:left="360" w:hanging="360"/>
      </w:pPr>
    </w:lvl>
    <w:lvl w:ilvl="1" w:tplc="8F9CDCBE">
      <w:start w:val="1"/>
      <w:numFmt w:val="lowerLetter"/>
      <w:lvlText w:val="%2."/>
      <w:lvlJc w:val="left"/>
      <w:pPr>
        <w:ind w:left="1080" w:hanging="360"/>
      </w:pPr>
    </w:lvl>
    <w:lvl w:ilvl="2" w:tplc="F9DC0F4E">
      <w:start w:val="1"/>
      <w:numFmt w:val="lowerRoman"/>
      <w:lvlText w:val="%3."/>
      <w:lvlJc w:val="right"/>
      <w:pPr>
        <w:ind w:left="1800" w:hanging="180"/>
      </w:pPr>
    </w:lvl>
    <w:lvl w:ilvl="3" w:tplc="76D8CB4A">
      <w:start w:val="1"/>
      <w:numFmt w:val="decimal"/>
      <w:lvlText w:val="%4."/>
      <w:lvlJc w:val="left"/>
      <w:pPr>
        <w:ind w:left="2520" w:hanging="360"/>
      </w:pPr>
    </w:lvl>
    <w:lvl w:ilvl="4" w:tplc="5672E280">
      <w:start w:val="1"/>
      <w:numFmt w:val="lowerLetter"/>
      <w:lvlText w:val="%5."/>
      <w:lvlJc w:val="left"/>
      <w:pPr>
        <w:ind w:left="3240" w:hanging="360"/>
      </w:pPr>
    </w:lvl>
    <w:lvl w:ilvl="5" w:tplc="C39E21F6">
      <w:start w:val="1"/>
      <w:numFmt w:val="lowerRoman"/>
      <w:lvlText w:val="%6."/>
      <w:lvlJc w:val="right"/>
      <w:pPr>
        <w:ind w:left="3960" w:hanging="180"/>
      </w:pPr>
    </w:lvl>
    <w:lvl w:ilvl="6" w:tplc="2ACAF07A">
      <w:start w:val="1"/>
      <w:numFmt w:val="decimal"/>
      <w:lvlText w:val="%7."/>
      <w:lvlJc w:val="left"/>
      <w:pPr>
        <w:ind w:left="4680" w:hanging="360"/>
      </w:pPr>
    </w:lvl>
    <w:lvl w:ilvl="7" w:tplc="0B703368">
      <w:start w:val="1"/>
      <w:numFmt w:val="lowerLetter"/>
      <w:lvlText w:val="%8."/>
      <w:lvlJc w:val="left"/>
      <w:pPr>
        <w:ind w:left="5400" w:hanging="360"/>
      </w:pPr>
    </w:lvl>
    <w:lvl w:ilvl="8" w:tplc="A5D8BE64">
      <w:start w:val="1"/>
      <w:numFmt w:val="lowerRoman"/>
      <w:lvlText w:val="%9."/>
      <w:lvlJc w:val="right"/>
      <w:pPr>
        <w:ind w:left="6120" w:hanging="180"/>
      </w:pPr>
    </w:lvl>
  </w:abstractNum>
  <w:abstractNum w:abstractNumId="20" w15:restartNumberingAfterBreak="0">
    <w:nsid w:val="4510E710"/>
    <w:multiLevelType w:val="hybridMultilevel"/>
    <w:tmpl w:val="CE809390"/>
    <w:lvl w:ilvl="0" w:tplc="18106856">
      <w:start w:val="1"/>
      <w:numFmt w:val="bullet"/>
      <w:lvlText w:val=""/>
      <w:lvlJc w:val="left"/>
      <w:pPr>
        <w:ind w:left="360" w:hanging="360"/>
      </w:pPr>
      <w:rPr>
        <w:rFonts w:ascii="Symbol" w:hAnsi="Symbol" w:hint="default"/>
      </w:rPr>
    </w:lvl>
    <w:lvl w:ilvl="1" w:tplc="12268618">
      <w:start w:val="1"/>
      <w:numFmt w:val="bullet"/>
      <w:lvlText w:val="o"/>
      <w:lvlJc w:val="left"/>
      <w:pPr>
        <w:ind w:left="1080" w:hanging="360"/>
      </w:pPr>
      <w:rPr>
        <w:rFonts w:ascii="Courier New" w:hAnsi="Courier New" w:hint="default"/>
      </w:rPr>
    </w:lvl>
    <w:lvl w:ilvl="2" w:tplc="C8D64A70">
      <w:start w:val="1"/>
      <w:numFmt w:val="bullet"/>
      <w:lvlText w:val=""/>
      <w:lvlJc w:val="left"/>
      <w:pPr>
        <w:ind w:left="1800" w:hanging="360"/>
      </w:pPr>
      <w:rPr>
        <w:rFonts w:ascii="Wingdings" w:hAnsi="Wingdings" w:hint="default"/>
      </w:rPr>
    </w:lvl>
    <w:lvl w:ilvl="3" w:tplc="0856079A">
      <w:start w:val="1"/>
      <w:numFmt w:val="bullet"/>
      <w:lvlText w:val=""/>
      <w:lvlJc w:val="left"/>
      <w:pPr>
        <w:ind w:left="2520" w:hanging="360"/>
      </w:pPr>
      <w:rPr>
        <w:rFonts w:ascii="Symbol" w:hAnsi="Symbol" w:hint="default"/>
      </w:rPr>
    </w:lvl>
    <w:lvl w:ilvl="4" w:tplc="DD62AD82">
      <w:start w:val="1"/>
      <w:numFmt w:val="bullet"/>
      <w:lvlText w:val="o"/>
      <w:lvlJc w:val="left"/>
      <w:pPr>
        <w:ind w:left="3240" w:hanging="360"/>
      </w:pPr>
      <w:rPr>
        <w:rFonts w:ascii="Courier New" w:hAnsi="Courier New" w:hint="default"/>
      </w:rPr>
    </w:lvl>
    <w:lvl w:ilvl="5" w:tplc="FD4294A8">
      <w:start w:val="1"/>
      <w:numFmt w:val="bullet"/>
      <w:lvlText w:val=""/>
      <w:lvlJc w:val="left"/>
      <w:pPr>
        <w:ind w:left="3960" w:hanging="360"/>
      </w:pPr>
      <w:rPr>
        <w:rFonts w:ascii="Wingdings" w:hAnsi="Wingdings" w:hint="default"/>
      </w:rPr>
    </w:lvl>
    <w:lvl w:ilvl="6" w:tplc="84CAB732">
      <w:start w:val="1"/>
      <w:numFmt w:val="bullet"/>
      <w:lvlText w:val=""/>
      <w:lvlJc w:val="left"/>
      <w:pPr>
        <w:ind w:left="4680" w:hanging="360"/>
      </w:pPr>
      <w:rPr>
        <w:rFonts w:ascii="Symbol" w:hAnsi="Symbol" w:hint="default"/>
      </w:rPr>
    </w:lvl>
    <w:lvl w:ilvl="7" w:tplc="9086CBCC">
      <w:start w:val="1"/>
      <w:numFmt w:val="bullet"/>
      <w:lvlText w:val="o"/>
      <w:lvlJc w:val="left"/>
      <w:pPr>
        <w:ind w:left="5400" w:hanging="360"/>
      </w:pPr>
      <w:rPr>
        <w:rFonts w:ascii="Courier New" w:hAnsi="Courier New" w:hint="default"/>
      </w:rPr>
    </w:lvl>
    <w:lvl w:ilvl="8" w:tplc="C7FEE882">
      <w:start w:val="1"/>
      <w:numFmt w:val="bullet"/>
      <w:lvlText w:val=""/>
      <w:lvlJc w:val="left"/>
      <w:pPr>
        <w:ind w:left="6120" w:hanging="360"/>
      </w:pPr>
      <w:rPr>
        <w:rFonts w:ascii="Wingdings" w:hAnsi="Wingdings" w:hint="default"/>
      </w:rPr>
    </w:lvl>
  </w:abstractNum>
  <w:abstractNum w:abstractNumId="21" w15:restartNumberingAfterBreak="0">
    <w:nsid w:val="48047711"/>
    <w:multiLevelType w:val="hybridMultilevel"/>
    <w:tmpl w:val="16ECA9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B6943B7"/>
    <w:multiLevelType w:val="multilevel"/>
    <w:tmpl w:val="F50E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1A9715"/>
    <w:multiLevelType w:val="hybridMultilevel"/>
    <w:tmpl w:val="FFFFFFFF"/>
    <w:lvl w:ilvl="0" w:tplc="ADF415D0">
      <w:start w:val="1"/>
      <w:numFmt w:val="decimal"/>
      <w:lvlText w:val="%1."/>
      <w:lvlJc w:val="left"/>
      <w:pPr>
        <w:ind w:left="360" w:hanging="360"/>
      </w:pPr>
    </w:lvl>
    <w:lvl w:ilvl="1" w:tplc="271E3282">
      <w:start w:val="1"/>
      <w:numFmt w:val="lowerLetter"/>
      <w:lvlText w:val="%2."/>
      <w:lvlJc w:val="left"/>
      <w:pPr>
        <w:ind w:left="1080" w:hanging="360"/>
      </w:pPr>
    </w:lvl>
    <w:lvl w:ilvl="2" w:tplc="329A93BA">
      <w:start w:val="1"/>
      <w:numFmt w:val="lowerRoman"/>
      <w:lvlText w:val="%3."/>
      <w:lvlJc w:val="right"/>
      <w:pPr>
        <w:ind w:left="1800" w:hanging="180"/>
      </w:pPr>
    </w:lvl>
    <w:lvl w:ilvl="3" w:tplc="EA7C1872">
      <w:start w:val="1"/>
      <w:numFmt w:val="decimal"/>
      <w:lvlText w:val="%4."/>
      <w:lvlJc w:val="left"/>
      <w:pPr>
        <w:ind w:left="2520" w:hanging="360"/>
      </w:pPr>
    </w:lvl>
    <w:lvl w:ilvl="4" w:tplc="3982A04C">
      <w:start w:val="1"/>
      <w:numFmt w:val="lowerLetter"/>
      <w:lvlText w:val="%5."/>
      <w:lvlJc w:val="left"/>
      <w:pPr>
        <w:ind w:left="3240" w:hanging="360"/>
      </w:pPr>
    </w:lvl>
    <w:lvl w:ilvl="5" w:tplc="02FCE9AC">
      <w:start w:val="1"/>
      <w:numFmt w:val="lowerRoman"/>
      <w:lvlText w:val="%6."/>
      <w:lvlJc w:val="right"/>
      <w:pPr>
        <w:ind w:left="3960" w:hanging="180"/>
      </w:pPr>
    </w:lvl>
    <w:lvl w:ilvl="6" w:tplc="F12AA330">
      <w:start w:val="1"/>
      <w:numFmt w:val="decimal"/>
      <w:lvlText w:val="%7."/>
      <w:lvlJc w:val="left"/>
      <w:pPr>
        <w:ind w:left="4680" w:hanging="360"/>
      </w:pPr>
    </w:lvl>
    <w:lvl w:ilvl="7" w:tplc="DD967E9E">
      <w:start w:val="1"/>
      <w:numFmt w:val="lowerLetter"/>
      <w:lvlText w:val="%8."/>
      <w:lvlJc w:val="left"/>
      <w:pPr>
        <w:ind w:left="5400" w:hanging="360"/>
      </w:pPr>
    </w:lvl>
    <w:lvl w:ilvl="8" w:tplc="FCFA8C5C">
      <w:start w:val="1"/>
      <w:numFmt w:val="lowerRoman"/>
      <w:lvlText w:val="%9."/>
      <w:lvlJc w:val="right"/>
      <w:pPr>
        <w:ind w:left="6120" w:hanging="180"/>
      </w:pPr>
    </w:lvl>
  </w:abstractNum>
  <w:abstractNum w:abstractNumId="24" w15:restartNumberingAfterBreak="0">
    <w:nsid w:val="5155372E"/>
    <w:multiLevelType w:val="hybridMultilevel"/>
    <w:tmpl w:val="FFFFFFFF"/>
    <w:lvl w:ilvl="0" w:tplc="3D044CC0">
      <w:start w:val="1"/>
      <w:numFmt w:val="decimal"/>
      <w:lvlText w:val="%1."/>
      <w:lvlJc w:val="left"/>
      <w:pPr>
        <w:ind w:left="360" w:hanging="360"/>
      </w:pPr>
    </w:lvl>
    <w:lvl w:ilvl="1" w:tplc="CEE6F62E">
      <w:start w:val="1"/>
      <w:numFmt w:val="lowerLetter"/>
      <w:lvlText w:val="%2."/>
      <w:lvlJc w:val="left"/>
      <w:pPr>
        <w:ind w:left="1080" w:hanging="360"/>
      </w:pPr>
    </w:lvl>
    <w:lvl w:ilvl="2" w:tplc="D7A2E8A2">
      <w:start w:val="1"/>
      <w:numFmt w:val="lowerRoman"/>
      <w:lvlText w:val="%3."/>
      <w:lvlJc w:val="right"/>
      <w:pPr>
        <w:ind w:left="1800" w:hanging="180"/>
      </w:pPr>
    </w:lvl>
    <w:lvl w:ilvl="3" w:tplc="4C909CCA">
      <w:start w:val="1"/>
      <w:numFmt w:val="decimal"/>
      <w:lvlText w:val="%4."/>
      <w:lvlJc w:val="left"/>
      <w:pPr>
        <w:ind w:left="2520" w:hanging="360"/>
      </w:pPr>
    </w:lvl>
    <w:lvl w:ilvl="4" w:tplc="9F66B44C">
      <w:start w:val="1"/>
      <w:numFmt w:val="lowerLetter"/>
      <w:lvlText w:val="%5."/>
      <w:lvlJc w:val="left"/>
      <w:pPr>
        <w:ind w:left="3240" w:hanging="360"/>
      </w:pPr>
    </w:lvl>
    <w:lvl w:ilvl="5" w:tplc="404E5268">
      <w:start w:val="1"/>
      <w:numFmt w:val="lowerRoman"/>
      <w:lvlText w:val="%6."/>
      <w:lvlJc w:val="right"/>
      <w:pPr>
        <w:ind w:left="3960" w:hanging="180"/>
      </w:pPr>
    </w:lvl>
    <w:lvl w:ilvl="6" w:tplc="EB62CDDA">
      <w:start w:val="1"/>
      <w:numFmt w:val="decimal"/>
      <w:lvlText w:val="%7."/>
      <w:lvlJc w:val="left"/>
      <w:pPr>
        <w:ind w:left="4680" w:hanging="360"/>
      </w:pPr>
    </w:lvl>
    <w:lvl w:ilvl="7" w:tplc="9C421536">
      <w:start w:val="1"/>
      <w:numFmt w:val="lowerLetter"/>
      <w:lvlText w:val="%8."/>
      <w:lvlJc w:val="left"/>
      <w:pPr>
        <w:ind w:left="5400" w:hanging="360"/>
      </w:pPr>
    </w:lvl>
    <w:lvl w:ilvl="8" w:tplc="15666DBA">
      <w:start w:val="1"/>
      <w:numFmt w:val="lowerRoman"/>
      <w:lvlText w:val="%9."/>
      <w:lvlJc w:val="right"/>
      <w:pPr>
        <w:ind w:left="6120" w:hanging="180"/>
      </w:pPr>
    </w:lvl>
  </w:abstractNum>
  <w:abstractNum w:abstractNumId="25" w15:restartNumberingAfterBreak="0">
    <w:nsid w:val="5178673C"/>
    <w:multiLevelType w:val="hybridMultilevel"/>
    <w:tmpl w:val="FFFFFFFF"/>
    <w:lvl w:ilvl="0" w:tplc="A856661C">
      <w:start w:val="1"/>
      <w:numFmt w:val="decimal"/>
      <w:lvlText w:val="%1."/>
      <w:lvlJc w:val="left"/>
      <w:pPr>
        <w:ind w:left="360" w:hanging="360"/>
      </w:pPr>
    </w:lvl>
    <w:lvl w:ilvl="1" w:tplc="BAC48FBC">
      <w:start w:val="1"/>
      <w:numFmt w:val="lowerLetter"/>
      <w:lvlText w:val="%2."/>
      <w:lvlJc w:val="left"/>
      <w:pPr>
        <w:ind w:left="1080" w:hanging="360"/>
      </w:pPr>
    </w:lvl>
    <w:lvl w:ilvl="2" w:tplc="827A2924">
      <w:start w:val="1"/>
      <w:numFmt w:val="lowerRoman"/>
      <w:lvlText w:val="%3."/>
      <w:lvlJc w:val="right"/>
      <w:pPr>
        <w:ind w:left="1800" w:hanging="180"/>
      </w:pPr>
    </w:lvl>
    <w:lvl w:ilvl="3" w:tplc="C9C2B116">
      <w:start w:val="1"/>
      <w:numFmt w:val="decimal"/>
      <w:lvlText w:val="%4."/>
      <w:lvlJc w:val="left"/>
      <w:pPr>
        <w:ind w:left="2520" w:hanging="360"/>
      </w:pPr>
    </w:lvl>
    <w:lvl w:ilvl="4" w:tplc="47F4C2F6">
      <w:start w:val="1"/>
      <w:numFmt w:val="lowerLetter"/>
      <w:lvlText w:val="%5."/>
      <w:lvlJc w:val="left"/>
      <w:pPr>
        <w:ind w:left="3240" w:hanging="360"/>
      </w:pPr>
    </w:lvl>
    <w:lvl w:ilvl="5" w:tplc="126C0A4E">
      <w:start w:val="1"/>
      <w:numFmt w:val="lowerRoman"/>
      <w:lvlText w:val="%6."/>
      <w:lvlJc w:val="right"/>
      <w:pPr>
        <w:ind w:left="3960" w:hanging="180"/>
      </w:pPr>
    </w:lvl>
    <w:lvl w:ilvl="6" w:tplc="93640B04">
      <w:start w:val="1"/>
      <w:numFmt w:val="decimal"/>
      <w:lvlText w:val="%7."/>
      <w:lvlJc w:val="left"/>
      <w:pPr>
        <w:ind w:left="4680" w:hanging="360"/>
      </w:pPr>
    </w:lvl>
    <w:lvl w:ilvl="7" w:tplc="D53E3EF2">
      <w:start w:val="1"/>
      <w:numFmt w:val="lowerLetter"/>
      <w:lvlText w:val="%8."/>
      <w:lvlJc w:val="left"/>
      <w:pPr>
        <w:ind w:left="5400" w:hanging="360"/>
      </w:pPr>
    </w:lvl>
    <w:lvl w:ilvl="8" w:tplc="34AE869C">
      <w:start w:val="1"/>
      <w:numFmt w:val="lowerRoman"/>
      <w:lvlText w:val="%9."/>
      <w:lvlJc w:val="right"/>
      <w:pPr>
        <w:ind w:left="6120" w:hanging="180"/>
      </w:pPr>
    </w:lvl>
  </w:abstractNum>
  <w:abstractNum w:abstractNumId="26" w15:restartNumberingAfterBreak="0">
    <w:nsid w:val="658D2354"/>
    <w:multiLevelType w:val="hybridMultilevel"/>
    <w:tmpl w:val="EFE6DBA6"/>
    <w:lvl w:ilvl="0" w:tplc="C2A0009A">
      <w:start w:val="1"/>
      <w:numFmt w:val="bullet"/>
      <w:lvlText w:val=""/>
      <w:lvlJc w:val="left"/>
      <w:pPr>
        <w:ind w:left="360"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7" w15:restartNumberingAfterBreak="0">
    <w:nsid w:val="6C54CE0D"/>
    <w:multiLevelType w:val="hybridMultilevel"/>
    <w:tmpl w:val="FFFFFFFF"/>
    <w:lvl w:ilvl="0" w:tplc="88E0619E">
      <w:start w:val="1"/>
      <w:numFmt w:val="decimal"/>
      <w:lvlText w:val="%1."/>
      <w:lvlJc w:val="left"/>
      <w:pPr>
        <w:ind w:left="360" w:hanging="360"/>
      </w:pPr>
    </w:lvl>
    <w:lvl w:ilvl="1" w:tplc="5002AE26">
      <w:start w:val="1"/>
      <w:numFmt w:val="lowerLetter"/>
      <w:lvlText w:val="%2."/>
      <w:lvlJc w:val="left"/>
      <w:pPr>
        <w:ind w:left="1080" w:hanging="360"/>
      </w:pPr>
    </w:lvl>
    <w:lvl w:ilvl="2" w:tplc="71F666C4">
      <w:start w:val="1"/>
      <w:numFmt w:val="lowerRoman"/>
      <w:lvlText w:val="%3."/>
      <w:lvlJc w:val="right"/>
      <w:pPr>
        <w:ind w:left="1800" w:hanging="180"/>
      </w:pPr>
    </w:lvl>
    <w:lvl w:ilvl="3" w:tplc="D6EA8736">
      <w:start w:val="1"/>
      <w:numFmt w:val="decimal"/>
      <w:lvlText w:val="%4."/>
      <w:lvlJc w:val="left"/>
      <w:pPr>
        <w:ind w:left="2520" w:hanging="360"/>
      </w:pPr>
    </w:lvl>
    <w:lvl w:ilvl="4" w:tplc="AFDE662C">
      <w:start w:val="1"/>
      <w:numFmt w:val="lowerLetter"/>
      <w:lvlText w:val="%5."/>
      <w:lvlJc w:val="left"/>
      <w:pPr>
        <w:ind w:left="3240" w:hanging="360"/>
      </w:pPr>
    </w:lvl>
    <w:lvl w:ilvl="5" w:tplc="34003C40">
      <w:start w:val="1"/>
      <w:numFmt w:val="lowerRoman"/>
      <w:lvlText w:val="%6."/>
      <w:lvlJc w:val="right"/>
      <w:pPr>
        <w:ind w:left="3960" w:hanging="180"/>
      </w:pPr>
    </w:lvl>
    <w:lvl w:ilvl="6" w:tplc="E3B63F22">
      <w:start w:val="1"/>
      <w:numFmt w:val="decimal"/>
      <w:lvlText w:val="%7."/>
      <w:lvlJc w:val="left"/>
      <w:pPr>
        <w:ind w:left="4680" w:hanging="360"/>
      </w:pPr>
    </w:lvl>
    <w:lvl w:ilvl="7" w:tplc="4EBCE522">
      <w:start w:val="1"/>
      <w:numFmt w:val="lowerLetter"/>
      <w:lvlText w:val="%8."/>
      <w:lvlJc w:val="left"/>
      <w:pPr>
        <w:ind w:left="5400" w:hanging="360"/>
      </w:pPr>
    </w:lvl>
    <w:lvl w:ilvl="8" w:tplc="F85A3B7C">
      <w:start w:val="1"/>
      <w:numFmt w:val="lowerRoman"/>
      <w:lvlText w:val="%9."/>
      <w:lvlJc w:val="right"/>
      <w:pPr>
        <w:ind w:left="6120" w:hanging="180"/>
      </w:pPr>
    </w:lvl>
  </w:abstractNum>
  <w:abstractNum w:abstractNumId="28" w15:restartNumberingAfterBreak="0">
    <w:nsid w:val="7002817F"/>
    <w:multiLevelType w:val="hybridMultilevel"/>
    <w:tmpl w:val="FFFFFFFF"/>
    <w:lvl w:ilvl="0" w:tplc="A7CCE36A">
      <w:start w:val="1"/>
      <w:numFmt w:val="decimal"/>
      <w:lvlText w:val="%1."/>
      <w:lvlJc w:val="left"/>
      <w:pPr>
        <w:ind w:left="360" w:hanging="360"/>
      </w:pPr>
    </w:lvl>
    <w:lvl w:ilvl="1" w:tplc="DC0E9348">
      <w:start w:val="1"/>
      <w:numFmt w:val="lowerLetter"/>
      <w:lvlText w:val="%2."/>
      <w:lvlJc w:val="left"/>
      <w:pPr>
        <w:ind w:left="1080" w:hanging="360"/>
      </w:pPr>
    </w:lvl>
    <w:lvl w:ilvl="2" w:tplc="D214E9C2">
      <w:start w:val="1"/>
      <w:numFmt w:val="lowerRoman"/>
      <w:lvlText w:val="%3."/>
      <w:lvlJc w:val="right"/>
      <w:pPr>
        <w:ind w:left="1800" w:hanging="180"/>
      </w:pPr>
    </w:lvl>
    <w:lvl w:ilvl="3" w:tplc="6EE241CE">
      <w:start w:val="1"/>
      <w:numFmt w:val="decimal"/>
      <w:lvlText w:val="%4."/>
      <w:lvlJc w:val="left"/>
      <w:pPr>
        <w:ind w:left="2520" w:hanging="360"/>
      </w:pPr>
    </w:lvl>
    <w:lvl w:ilvl="4" w:tplc="0B38E1FE">
      <w:start w:val="1"/>
      <w:numFmt w:val="lowerLetter"/>
      <w:lvlText w:val="%5."/>
      <w:lvlJc w:val="left"/>
      <w:pPr>
        <w:ind w:left="3240" w:hanging="360"/>
      </w:pPr>
    </w:lvl>
    <w:lvl w:ilvl="5" w:tplc="5E00A768">
      <w:start w:val="1"/>
      <w:numFmt w:val="lowerRoman"/>
      <w:lvlText w:val="%6."/>
      <w:lvlJc w:val="right"/>
      <w:pPr>
        <w:ind w:left="3960" w:hanging="180"/>
      </w:pPr>
    </w:lvl>
    <w:lvl w:ilvl="6" w:tplc="C37E6386">
      <w:start w:val="1"/>
      <w:numFmt w:val="decimal"/>
      <w:lvlText w:val="%7."/>
      <w:lvlJc w:val="left"/>
      <w:pPr>
        <w:ind w:left="4680" w:hanging="360"/>
      </w:pPr>
    </w:lvl>
    <w:lvl w:ilvl="7" w:tplc="8EC6DB5A">
      <w:start w:val="1"/>
      <w:numFmt w:val="lowerLetter"/>
      <w:lvlText w:val="%8."/>
      <w:lvlJc w:val="left"/>
      <w:pPr>
        <w:ind w:left="5400" w:hanging="360"/>
      </w:pPr>
    </w:lvl>
    <w:lvl w:ilvl="8" w:tplc="BA364568">
      <w:start w:val="1"/>
      <w:numFmt w:val="lowerRoman"/>
      <w:lvlText w:val="%9."/>
      <w:lvlJc w:val="right"/>
      <w:pPr>
        <w:ind w:left="6120" w:hanging="180"/>
      </w:pPr>
    </w:lvl>
  </w:abstractNum>
  <w:abstractNum w:abstractNumId="29" w15:restartNumberingAfterBreak="0">
    <w:nsid w:val="705B840B"/>
    <w:multiLevelType w:val="hybridMultilevel"/>
    <w:tmpl w:val="FFFFFFFF"/>
    <w:lvl w:ilvl="0" w:tplc="F024440A">
      <w:start w:val="1"/>
      <w:numFmt w:val="decimal"/>
      <w:lvlText w:val="%1."/>
      <w:lvlJc w:val="left"/>
      <w:pPr>
        <w:ind w:left="792" w:hanging="360"/>
      </w:pPr>
    </w:lvl>
    <w:lvl w:ilvl="1" w:tplc="8408A00E">
      <w:start w:val="1"/>
      <w:numFmt w:val="lowerLetter"/>
      <w:lvlText w:val="%2."/>
      <w:lvlJc w:val="left"/>
      <w:pPr>
        <w:ind w:left="1512" w:hanging="360"/>
      </w:pPr>
    </w:lvl>
    <w:lvl w:ilvl="2" w:tplc="B48E62FE">
      <w:start w:val="1"/>
      <w:numFmt w:val="lowerRoman"/>
      <w:lvlText w:val="%3."/>
      <w:lvlJc w:val="right"/>
      <w:pPr>
        <w:ind w:left="2232" w:hanging="180"/>
      </w:pPr>
    </w:lvl>
    <w:lvl w:ilvl="3" w:tplc="20F020AC">
      <w:start w:val="1"/>
      <w:numFmt w:val="decimal"/>
      <w:lvlText w:val="%4."/>
      <w:lvlJc w:val="left"/>
      <w:pPr>
        <w:ind w:left="2952" w:hanging="360"/>
      </w:pPr>
    </w:lvl>
    <w:lvl w:ilvl="4" w:tplc="F1DE8FA2">
      <w:start w:val="1"/>
      <w:numFmt w:val="lowerLetter"/>
      <w:lvlText w:val="%5."/>
      <w:lvlJc w:val="left"/>
      <w:pPr>
        <w:ind w:left="3672" w:hanging="360"/>
      </w:pPr>
    </w:lvl>
    <w:lvl w:ilvl="5" w:tplc="D6D67412">
      <w:start w:val="1"/>
      <w:numFmt w:val="lowerRoman"/>
      <w:lvlText w:val="%6."/>
      <w:lvlJc w:val="right"/>
      <w:pPr>
        <w:ind w:left="4392" w:hanging="180"/>
      </w:pPr>
    </w:lvl>
    <w:lvl w:ilvl="6" w:tplc="596C02B2">
      <w:start w:val="1"/>
      <w:numFmt w:val="decimal"/>
      <w:lvlText w:val="%7."/>
      <w:lvlJc w:val="left"/>
      <w:pPr>
        <w:ind w:left="5112" w:hanging="360"/>
      </w:pPr>
    </w:lvl>
    <w:lvl w:ilvl="7" w:tplc="E20A43A4">
      <w:start w:val="1"/>
      <w:numFmt w:val="lowerLetter"/>
      <w:lvlText w:val="%8."/>
      <w:lvlJc w:val="left"/>
      <w:pPr>
        <w:ind w:left="5832" w:hanging="360"/>
      </w:pPr>
    </w:lvl>
    <w:lvl w:ilvl="8" w:tplc="3BEAE096">
      <w:start w:val="1"/>
      <w:numFmt w:val="lowerRoman"/>
      <w:lvlText w:val="%9."/>
      <w:lvlJc w:val="right"/>
      <w:pPr>
        <w:ind w:left="6552" w:hanging="180"/>
      </w:pPr>
    </w:lvl>
  </w:abstractNum>
  <w:abstractNum w:abstractNumId="30" w15:restartNumberingAfterBreak="0">
    <w:nsid w:val="73F1410A"/>
    <w:multiLevelType w:val="hybridMultilevel"/>
    <w:tmpl w:val="977023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1" w15:restartNumberingAfterBreak="0">
    <w:nsid w:val="752B39FD"/>
    <w:multiLevelType w:val="multilevel"/>
    <w:tmpl w:val="F4949080"/>
    <w:lvl w:ilvl="0">
      <w:start w:val="1"/>
      <w:numFmt w:val="decimal"/>
      <w:pStyle w:val="Heading1"/>
      <w:suff w:val="space"/>
      <w:lvlText w:val="CHAPTER %1."/>
      <w:lvlJc w:val="left"/>
      <w:pPr>
        <w:ind w:left="360" w:hanging="360"/>
      </w:pPr>
      <w:rPr>
        <w:rFonts w:ascii="Times New Roman" w:hAnsi="Times New Roman" w:hint="default"/>
        <w:b/>
        <w:i w:val="0"/>
        <w:sz w:val="32"/>
        <w:szCs w:val="28"/>
      </w:rPr>
    </w:lvl>
    <w:lvl w:ilvl="1">
      <w:start w:val="1"/>
      <w:numFmt w:val="decimal"/>
      <w:pStyle w:val="Heading2"/>
      <w:suff w:val="space"/>
      <w:lvlText w:val="%1.%2."/>
      <w:lvlJc w:val="left"/>
      <w:pPr>
        <w:ind w:left="567" w:hanging="113"/>
      </w:pPr>
      <w:rPr>
        <w:rFonts w:hint="default"/>
      </w:rPr>
    </w:lvl>
    <w:lvl w:ilvl="2">
      <w:start w:val="1"/>
      <w:numFmt w:val="decimal"/>
      <w:pStyle w:val="Heading3"/>
      <w:suff w:val="space"/>
      <w:lvlText w:val="%1.%2.%3."/>
      <w:lvlJc w:val="left"/>
      <w:pPr>
        <w:ind w:left="1397" w:hanging="227"/>
      </w:pPr>
      <w:rPr>
        <w:rFonts w:hint="default"/>
      </w:rPr>
    </w:lvl>
    <w:lvl w:ilvl="3">
      <w:start w:val="1"/>
      <w:numFmt w:val="decimal"/>
      <w:pStyle w:val="Heading4"/>
      <w:suff w:val="space"/>
      <w:lvlText w:val="%1.%2.%3.%4."/>
      <w:lvlJc w:val="left"/>
      <w:pPr>
        <w:ind w:left="1324" w:hanging="360"/>
      </w:pPr>
      <w:rPr>
        <w:rFonts w:hint="default"/>
      </w:rPr>
    </w:lvl>
    <w:lvl w:ilvl="4">
      <w:start w:val="1"/>
      <w:numFmt w:val="decimal"/>
      <w:lvlText w:val="%1.%2.%3.%4.%5."/>
      <w:lvlJc w:val="left"/>
      <w:pPr>
        <w:ind w:left="3672" w:hanging="792"/>
      </w:pPr>
      <w:rPr>
        <w:rFonts w:hint="default"/>
      </w:rPr>
    </w:lvl>
    <w:lvl w:ilvl="5">
      <w:start w:val="1"/>
      <w:numFmt w:val="decimal"/>
      <w:lvlText w:val="%1.%2.%3.%4.%5.%6."/>
      <w:lvlJc w:val="left"/>
      <w:pPr>
        <w:ind w:left="4176" w:hanging="936"/>
      </w:pPr>
      <w:rPr>
        <w:rFonts w:hint="default"/>
      </w:rPr>
    </w:lvl>
    <w:lvl w:ilvl="6">
      <w:start w:val="1"/>
      <w:numFmt w:val="decimal"/>
      <w:lvlText w:val="%1.%2.%3.%4.%5.%6.%7."/>
      <w:lvlJc w:val="left"/>
      <w:pPr>
        <w:ind w:left="4680" w:hanging="1080"/>
      </w:pPr>
      <w:rPr>
        <w:rFonts w:hint="default"/>
      </w:rPr>
    </w:lvl>
    <w:lvl w:ilvl="7">
      <w:start w:val="1"/>
      <w:numFmt w:val="decimal"/>
      <w:lvlText w:val="%1.%2.%3.%4.%5.%6.%7.%8."/>
      <w:lvlJc w:val="left"/>
      <w:pPr>
        <w:ind w:left="5184" w:hanging="1224"/>
      </w:pPr>
      <w:rPr>
        <w:rFonts w:hint="default"/>
      </w:rPr>
    </w:lvl>
    <w:lvl w:ilvl="8">
      <w:start w:val="1"/>
      <w:numFmt w:val="decimal"/>
      <w:lvlText w:val="%1.%2.%3.%4.%5.%6.%7.%8.%9."/>
      <w:lvlJc w:val="left"/>
      <w:pPr>
        <w:ind w:left="5760" w:hanging="1440"/>
      </w:pPr>
      <w:rPr>
        <w:rFonts w:hint="default"/>
      </w:rPr>
    </w:lvl>
  </w:abstractNum>
  <w:num w:numId="1" w16cid:durableId="246578984">
    <w:abstractNumId w:val="5"/>
  </w:num>
  <w:num w:numId="2" w16cid:durableId="1042749376">
    <w:abstractNumId w:val="14"/>
  </w:num>
  <w:num w:numId="3" w16cid:durableId="477650731">
    <w:abstractNumId w:val="23"/>
  </w:num>
  <w:num w:numId="4" w16cid:durableId="1739280218">
    <w:abstractNumId w:val="17"/>
  </w:num>
  <w:num w:numId="5" w16cid:durableId="1694915684">
    <w:abstractNumId w:val="18"/>
  </w:num>
  <w:num w:numId="6" w16cid:durableId="1211766501">
    <w:abstractNumId w:val="30"/>
  </w:num>
  <w:num w:numId="7" w16cid:durableId="757016676">
    <w:abstractNumId w:val="21"/>
  </w:num>
  <w:num w:numId="8" w16cid:durableId="734546200">
    <w:abstractNumId w:val="20"/>
  </w:num>
  <w:num w:numId="9" w16cid:durableId="722488774">
    <w:abstractNumId w:val="1"/>
  </w:num>
  <w:num w:numId="10" w16cid:durableId="900359845">
    <w:abstractNumId w:val="13"/>
  </w:num>
  <w:num w:numId="11" w16cid:durableId="1176308497">
    <w:abstractNumId w:val="3"/>
  </w:num>
  <w:num w:numId="12" w16cid:durableId="1882398371">
    <w:abstractNumId w:val="25"/>
  </w:num>
  <w:num w:numId="13" w16cid:durableId="1625426107">
    <w:abstractNumId w:val="2"/>
  </w:num>
  <w:num w:numId="14" w16cid:durableId="1813015642">
    <w:abstractNumId w:val="12"/>
  </w:num>
  <w:num w:numId="15" w16cid:durableId="668027443">
    <w:abstractNumId w:val="4"/>
  </w:num>
  <w:num w:numId="16" w16cid:durableId="501971642">
    <w:abstractNumId w:val="27"/>
  </w:num>
  <w:num w:numId="17" w16cid:durableId="1302425589">
    <w:abstractNumId w:val="24"/>
  </w:num>
  <w:num w:numId="18" w16cid:durableId="214972350">
    <w:abstractNumId w:val="19"/>
  </w:num>
  <w:num w:numId="19" w16cid:durableId="1783526800">
    <w:abstractNumId w:val="31"/>
  </w:num>
  <w:num w:numId="20" w16cid:durableId="36585406">
    <w:abstractNumId w:val="10"/>
  </w:num>
  <w:num w:numId="21" w16cid:durableId="416753983">
    <w:abstractNumId w:val="28"/>
  </w:num>
  <w:num w:numId="22" w16cid:durableId="502403136">
    <w:abstractNumId w:val="8"/>
  </w:num>
  <w:num w:numId="23" w16cid:durableId="89392707">
    <w:abstractNumId w:val="29"/>
  </w:num>
  <w:num w:numId="24" w16cid:durableId="82459707">
    <w:abstractNumId w:val="15"/>
  </w:num>
  <w:num w:numId="25" w16cid:durableId="92668527">
    <w:abstractNumId w:val="7"/>
  </w:num>
  <w:num w:numId="26" w16cid:durableId="1433624195">
    <w:abstractNumId w:val="9"/>
  </w:num>
  <w:num w:numId="27" w16cid:durableId="334693926">
    <w:abstractNumId w:val="11"/>
  </w:num>
  <w:num w:numId="28" w16cid:durableId="1673021151">
    <w:abstractNumId w:val="16"/>
  </w:num>
  <w:num w:numId="29" w16cid:durableId="149900515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847679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9606896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3900813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2272539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9781904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5019257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31152133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1297134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06640525">
    <w:abstractNumId w:val="6"/>
  </w:num>
  <w:num w:numId="39" w16cid:durableId="1253855246">
    <w:abstractNumId w:val="26"/>
  </w:num>
  <w:num w:numId="40" w16cid:durableId="1009597204">
    <w:abstractNumId w:val="0"/>
  </w:num>
  <w:num w:numId="41" w16cid:durableId="454951598">
    <w:abstractNumId w:val="2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activeWritingStyle w:appName="MSWord" w:lang="en-US" w:vendorID="64" w:dllVersion="0" w:nlCheck="1" w:checkStyle="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78D"/>
    <w:rsid w:val="00002DF8"/>
    <w:rsid w:val="000033C5"/>
    <w:rsid w:val="00003CAA"/>
    <w:rsid w:val="00004307"/>
    <w:rsid w:val="00005D0E"/>
    <w:rsid w:val="0000696F"/>
    <w:rsid w:val="00010CD9"/>
    <w:rsid w:val="00013BEB"/>
    <w:rsid w:val="00017D21"/>
    <w:rsid w:val="000208ED"/>
    <w:rsid w:val="00020BA3"/>
    <w:rsid w:val="000228C7"/>
    <w:rsid w:val="00022A58"/>
    <w:rsid w:val="00022AD4"/>
    <w:rsid w:val="00022C59"/>
    <w:rsid w:val="000248EE"/>
    <w:rsid w:val="0002516C"/>
    <w:rsid w:val="00026860"/>
    <w:rsid w:val="0002689B"/>
    <w:rsid w:val="00026E90"/>
    <w:rsid w:val="000270DD"/>
    <w:rsid w:val="0002731B"/>
    <w:rsid w:val="00027483"/>
    <w:rsid w:val="00027709"/>
    <w:rsid w:val="00027B31"/>
    <w:rsid w:val="00027B32"/>
    <w:rsid w:val="000302AC"/>
    <w:rsid w:val="000302C1"/>
    <w:rsid w:val="00030F70"/>
    <w:rsid w:val="00031135"/>
    <w:rsid w:val="00031AEB"/>
    <w:rsid w:val="00031BC1"/>
    <w:rsid w:val="000323EE"/>
    <w:rsid w:val="000330A3"/>
    <w:rsid w:val="00033A7D"/>
    <w:rsid w:val="00033F01"/>
    <w:rsid w:val="00034211"/>
    <w:rsid w:val="00035907"/>
    <w:rsid w:val="00035A6F"/>
    <w:rsid w:val="00035B0E"/>
    <w:rsid w:val="00035FAF"/>
    <w:rsid w:val="00036D61"/>
    <w:rsid w:val="000375F1"/>
    <w:rsid w:val="00040434"/>
    <w:rsid w:val="0004070E"/>
    <w:rsid w:val="00041C23"/>
    <w:rsid w:val="00046FE3"/>
    <w:rsid w:val="00047233"/>
    <w:rsid w:val="00047C32"/>
    <w:rsid w:val="000531F0"/>
    <w:rsid w:val="000549CF"/>
    <w:rsid w:val="000555EF"/>
    <w:rsid w:val="00055AB5"/>
    <w:rsid w:val="00056BFA"/>
    <w:rsid w:val="00057534"/>
    <w:rsid w:val="00057E2E"/>
    <w:rsid w:val="000604A9"/>
    <w:rsid w:val="00060B7C"/>
    <w:rsid w:val="000616F8"/>
    <w:rsid w:val="000629D5"/>
    <w:rsid w:val="00063158"/>
    <w:rsid w:val="00064A3C"/>
    <w:rsid w:val="000657F2"/>
    <w:rsid w:val="00066A93"/>
    <w:rsid w:val="00066B6F"/>
    <w:rsid w:val="00066D5F"/>
    <w:rsid w:val="00066E20"/>
    <w:rsid w:val="00067040"/>
    <w:rsid w:val="00067E1B"/>
    <w:rsid w:val="00070AEF"/>
    <w:rsid w:val="00070F87"/>
    <w:rsid w:val="00071D83"/>
    <w:rsid w:val="00072232"/>
    <w:rsid w:val="000726E6"/>
    <w:rsid w:val="00074BB6"/>
    <w:rsid w:val="00075626"/>
    <w:rsid w:val="0007603A"/>
    <w:rsid w:val="00076C65"/>
    <w:rsid w:val="00080767"/>
    <w:rsid w:val="000807CF"/>
    <w:rsid w:val="0008097A"/>
    <w:rsid w:val="000819D7"/>
    <w:rsid w:val="00081E8D"/>
    <w:rsid w:val="000826F3"/>
    <w:rsid w:val="00082C15"/>
    <w:rsid w:val="00082F2F"/>
    <w:rsid w:val="000834A6"/>
    <w:rsid w:val="00083B42"/>
    <w:rsid w:val="0008473D"/>
    <w:rsid w:val="00085BA6"/>
    <w:rsid w:val="0008785B"/>
    <w:rsid w:val="000915B1"/>
    <w:rsid w:val="00091D72"/>
    <w:rsid w:val="00093242"/>
    <w:rsid w:val="0009328F"/>
    <w:rsid w:val="00094164"/>
    <w:rsid w:val="00094BCC"/>
    <w:rsid w:val="000973C0"/>
    <w:rsid w:val="000A1E85"/>
    <w:rsid w:val="000A2086"/>
    <w:rsid w:val="000A2E15"/>
    <w:rsid w:val="000A3534"/>
    <w:rsid w:val="000A6B6B"/>
    <w:rsid w:val="000A752E"/>
    <w:rsid w:val="000B0A48"/>
    <w:rsid w:val="000B1AFA"/>
    <w:rsid w:val="000B1F31"/>
    <w:rsid w:val="000B20DD"/>
    <w:rsid w:val="000B2117"/>
    <w:rsid w:val="000B2195"/>
    <w:rsid w:val="000B2CCA"/>
    <w:rsid w:val="000B478D"/>
    <w:rsid w:val="000B4D59"/>
    <w:rsid w:val="000B51F9"/>
    <w:rsid w:val="000B5220"/>
    <w:rsid w:val="000B6509"/>
    <w:rsid w:val="000C0B25"/>
    <w:rsid w:val="000C2505"/>
    <w:rsid w:val="000C2C63"/>
    <w:rsid w:val="000C342F"/>
    <w:rsid w:val="000C4FA5"/>
    <w:rsid w:val="000C5466"/>
    <w:rsid w:val="000C5820"/>
    <w:rsid w:val="000C641C"/>
    <w:rsid w:val="000C6B68"/>
    <w:rsid w:val="000C71AB"/>
    <w:rsid w:val="000C79DC"/>
    <w:rsid w:val="000D0144"/>
    <w:rsid w:val="000D1675"/>
    <w:rsid w:val="000D16B2"/>
    <w:rsid w:val="000D1CCC"/>
    <w:rsid w:val="000D3013"/>
    <w:rsid w:val="000D34BE"/>
    <w:rsid w:val="000D485C"/>
    <w:rsid w:val="000D4D88"/>
    <w:rsid w:val="000D5342"/>
    <w:rsid w:val="000D5B76"/>
    <w:rsid w:val="000D5C0E"/>
    <w:rsid w:val="000D5E35"/>
    <w:rsid w:val="000E0518"/>
    <w:rsid w:val="000E1092"/>
    <w:rsid w:val="000E500B"/>
    <w:rsid w:val="000E5312"/>
    <w:rsid w:val="000E5925"/>
    <w:rsid w:val="000E617B"/>
    <w:rsid w:val="000E6273"/>
    <w:rsid w:val="000E690F"/>
    <w:rsid w:val="000E7246"/>
    <w:rsid w:val="000E730C"/>
    <w:rsid w:val="000E7B74"/>
    <w:rsid w:val="000F0221"/>
    <w:rsid w:val="000F1994"/>
    <w:rsid w:val="000F242E"/>
    <w:rsid w:val="000F2761"/>
    <w:rsid w:val="000F2F7A"/>
    <w:rsid w:val="000F2FFB"/>
    <w:rsid w:val="000F341B"/>
    <w:rsid w:val="000F3736"/>
    <w:rsid w:val="000F41F6"/>
    <w:rsid w:val="000F4636"/>
    <w:rsid w:val="000F4653"/>
    <w:rsid w:val="000F4F07"/>
    <w:rsid w:val="000F6B35"/>
    <w:rsid w:val="000F70FA"/>
    <w:rsid w:val="000F7565"/>
    <w:rsid w:val="000F7E10"/>
    <w:rsid w:val="000F7EC9"/>
    <w:rsid w:val="00101328"/>
    <w:rsid w:val="0010134F"/>
    <w:rsid w:val="00102C0A"/>
    <w:rsid w:val="0010494E"/>
    <w:rsid w:val="001050FA"/>
    <w:rsid w:val="00105A44"/>
    <w:rsid w:val="00106F3D"/>
    <w:rsid w:val="001077F6"/>
    <w:rsid w:val="00110498"/>
    <w:rsid w:val="001121AE"/>
    <w:rsid w:val="001127D6"/>
    <w:rsid w:val="001138BC"/>
    <w:rsid w:val="00113A34"/>
    <w:rsid w:val="001144D3"/>
    <w:rsid w:val="0011462D"/>
    <w:rsid w:val="00114ACB"/>
    <w:rsid w:val="001150F6"/>
    <w:rsid w:val="001169A2"/>
    <w:rsid w:val="00116CED"/>
    <w:rsid w:val="00116D00"/>
    <w:rsid w:val="00117A6A"/>
    <w:rsid w:val="00117CD7"/>
    <w:rsid w:val="00120868"/>
    <w:rsid w:val="00120BC9"/>
    <w:rsid w:val="0012150A"/>
    <w:rsid w:val="00121D23"/>
    <w:rsid w:val="001226A6"/>
    <w:rsid w:val="001229CA"/>
    <w:rsid w:val="00122BB3"/>
    <w:rsid w:val="00122E45"/>
    <w:rsid w:val="00123A33"/>
    <w:rsid w:val="00123E0E"/>
    <w:rsid w:val="00124A64"/>
    <w:rsid w:val="00124B6F"/>
    <w:rsid w:val="001251D7"/>
    <w:rsid w:val="0012568F"/>
    <w:rsid w:val="001256CF"/>
    <w:rsid w:val="00126134"/>
    <w:rsid w:val="00126594"/>
    <w:rsid w:val="0012718D"/>
    <w:rsid w:val="001275D0"/>
    <w:rsid w:val="00131281"/>
    <w:rsid w:val="00132677"/>
    <w:rsid w:val="001331CF"/>
    <w:rsid w:val="00133527"/>
    <w:rsid w:val="00133EBD"/>
    <w:rsid w:val="001369D0"/>
    <w:rsid w:val="00140C03"/>
    <w:rsid w:val="00140F1A"/>
    <w:rsid w:val="001429F6"/>
    <w:rsid w:val="00144044"/>
    <w:rsid w:val="001440D0"/>
    <w:rsid w:val="00144535"/>
    <w:rsid w:val="00144536"/>
    <w:rsid w:val="0014457F"/>
    <w:rsid w:val="00145BC2"/>
    <w:rsid w:val="00145C35"/>
    <w:rsid w:val="00145DA3"/>
    <w:rsid w:val="001463AF"/>
    <w:rsid w:val="00146FCA"/>
    <w:rsid w:val="0014702B"/>
    <w:rsid w:val="001500B5"/>
    <w:rsid w:val="0015292B"/>
    <w:rsid w:val="00153726"/>
    <w:rsid w:val="00154489"/>
    <w:rsid w:val="00155932"/>
    <w:rsid w:val="00155BC5"/>
    <w:rsid w:val="00155D4E"/>
    <w:rsid w:val="00155DC6"/>
    <w:rsid w:val="001612CA"/>
    <w:rsid w:val="00161D7E"/>
    <w:rsid w:val="001623A5"/>
    <w:rsid w:val="0016274C"/>
    <w:rsid w:val="00162E20"/>
    <w:rsid w:val="00163410"/>
    <w:rsid w:val="001635E7"/>
    <w:rsid w:val="00163A6D"/>
    <w:rsid w:val="00163D9E"/>
    <w:rsid w:val="00163EC8"/>
    <w:rsid w:val="00164A89"/>
    <w:rsid w:val="001651F6"/>
    <w:rsid w:val="00165348"/>
    <w:rsid w:val="001653C8"/>
    <w:rsid w:val="00165ABA"/>
    <w:rsid w:val="00165E80"/>
    <w:rsid w:val="001660C0"/>
    <w:rsid w:val="00166CCC"/>
    <w:rsid w:val="00167FDA"/>
    <w:rsid w:val="0017024E"/>
    <w:rsid w:val="00171145"/>
    <w:rsid w:val="00171D15"/>
    <w:rsid w:val="00173D52"/>
    <w:rsid w:val="00174972"/>
    <w:rsid w:val="001749D8"/>
    <w:rsid w:val="00176BF4"/>
    <w:rsid w:val="00176C1C"/>
    <w:rsid w:val="00177696"/>
    <w:rsid w:val="001800F9"/>
    <w:rsid w:val="00180E53"/>
    <w:rsid w:val="00180F79"/>
    <w:rsid w:val="001815BF"/>
    <w:rsid w:val="0018386F"/>
    <w:rsid w:val="00183AFA"/>
    <w:rsid w:val="0018465E"/>
    <w:rsid w:val="00184A83"/>
    <w:rsid w:val="00185A9A"/>
    <w:rsid w:val="00185C81"/>
    <w:rsid w:val="001862EB"/>
    <w:rsid w:val="001908C2"/>
    <w:rsid w:val="0019133B"/>
    <w:rsid w:val="00191C4D"/>
    <w:rsid w:val="00192116"/>
    <w:rsid w:val="00192212"/>
    <w:rsid w:val="001925AE"/>
    <w:rsid w:val="00192B8C"/>
    <w:rsid w:val="00192BD3"/>
    <w:rsid w:val="001936AE"/>
    <w:rsid w:val="00196D53"/>
    <w:rsid w:val="001A0532"/>
    <w:rsid w:val="001A0ADF"/>
    <w:rsid w:val="001A0CF5"/>
    <w:rsid w:val="001A15C6"/>
    <w:rsid w:val="001A1DA4"/>
    <w:rsid w:val="001A329C"/>
    <w:rsid w:val="001A4475"/>
    <w:rsid w:val="001A4C50"/>
    <w:rsid w:val="001A57F9"/>
    <w:rsid w:val="001A6D23"/>
    <w:rsid w:val="001B0C89"/>
    <w:rsid w:val="001B21AB"/>
    <w:rsid w:val="001B2C97"/>
    <w:rsid w:val="001B3347"/>
    <w:rsid w:val="001B44D0"/>
    <w:rsid w:val="001B4511"/>
    <w:rsid w:val="001B6A05"/>
    <w:rsid w:val="001B6B30"/>
    <w:rsid w:val="001B7675"/>
    <w:rsid w:val="001C02DB"/>
    <w:rsid w:val="001C0540"/>
    <w:rsid w:val="001C07A1"/>
    <w:rsid w:val="001C1F41"/>
    <w:rsid w:val="001C44C7"/>
    <w:rsid w:val="001C5184"/>
    <w:rsid w:val="001C5282"/>
    <w:rsid w:val="001C59DD"/>
    <w:rsid w:val="001C5D33"/>
    <w:rsid w:val="001C5E1C"/>
    <w:rsid w:val="001C6089"/>
    <w:rsid w:val="001C7313"/>
    <w:rsid w:val="001C79D5"/>
    <w:rsid w:val="001C79F2"/>
    <w:rsid w:val="001D029A"/>
    <w:rsid w:val="001D04B8"/>
    <w:rsid w:val="001D04B9"/>
    <w:rsid w:val="001D0656"/>
    <w:rsid w:val="001D1AD6"/>
    <w:rsid w:val="001D2099"/>
    <w:rsid w:val="001D22E4"/>
    <w:rsid w:val="001D2BA3"/>
    <w:rsid w:val="001D2CCC"/>
    <w:rsid w:val="001D37C8"/>
    <w:rsid w:val="001D3FFB"/>
    <w:rsid w:val="001D5168"/>
    <w:rsid w:val="001D6515"/>
    <w:rsid w:val="001D7200"/>
    <w:rsid w:val="001D7583"/>
    <w:rsid w:val="001D7F2C"/>
    <w:rsid w:val="001E08EB"/>
    <w:rsid w:val="001E0ABA"/>
    <w:rsid w:val="001E0AD5"/>
    <w:rsid w:val="001E25B2"/>
    <w:rsid w:val="001E4A55"/>
    <w:rsid w:val="001E5938"/>
    <w:rsid w:val="001E5C6D"/>
    <w:rsid w:val="001F02BE"/>
    <w:rsid w:val="001F13B7"/>
    <w:rsid w:val="001F16CA"/>
    <w:rsid w:val="001F1907"/>
    <w:rsid w:val="001F24F4"/>
    <w:rsid w:val="001F35FB"/>
    <w:rsid w:val="001F41CD"/>
    <w:rsid w:val="001F4782"/>
    <w:rsid w:val="001F4DC7"/>
    <w:rsid w:val="001F56B4"/>
    <w:rsid w:val="001F5B6B"/>
    <w:rsid w:val="001F6D38"/>
    <w:rsid w:val="001F7E28"/>
    <w:rsid w:val="002003CB"/>
    <w:rsid w:val="00201426"/>
    <w:rsid w:val="002021F9"/>
    <w:rsid w:val="002044C1"/>
    <w:rsid w:val="00204707"/>
    <w:rsid w:val="00204BEE"/>
    <w:rsid w:val="00205221"/>
    <w:rsid w:val="0020536A"/>
    <w:rsid w:val="0020595A"/>
    <w:rsid w:val="00205E12"/>
    <w:rsid w:val="00205F37"/>
    <w:rsid w:val="002062FB"/>
    <w:rsid w:val="00206E51"/>
    <w:rsid w:val="002070E5"/>
    <w:rsid w:val="0021329F"/>
    <w:rsid w:val="00213A9E"/>
    <w:rsid w:val="00213BAF"/>
    <w:rsid w:val="0021576E"/>
    <w:rsid w:val="00216417"/>
    <w:rsid w:val="00216801"/>
    <w:rsid w:val="00216FA2"/>
    <w:rsid w:val="00217255"/>
    <w:rsid w:val="00217D28"/>
    <w:rsid w:val="00220509"/>
    <w:rsid w:val="00220815"/>
    <w:rsid w:val="00222B98"/>
    <w:rsid w:val="00222E5B"/>
    <w:rsid w:val="00224514"/>
    <w:rsid w:val="00226827"/>
    <w:rsid w:val="002269A1"/>
    <w:rsid w:val="00226FBC"/>
    <w:rsid w:val="00227EF3"/>
    <w:rsid w:val="00231E11"/>
    <w:rsid w:val="00232037"/>
    <w:rsid w:val="00232351"/>
    <w:rsid w:val="00232596"/>
    <w:rsid w:val="00233465"/>
    <w:rsid w:val="002335A6"/>
    <w:rsid w:val="00234A78"/>
    <w:rsid w:val="002352A8"/>
    <w:rsid w:val="00235A76"/>
    <w:rsid w:val="00235CA3"/>
    <w:rsid w:val="002362D9"/>
    <w:rsid w:val="00236BE5"/>
    <w:rsid w:val="00236F5C"/>
    <w:rsid w:val="00236FBC"/>
    <w:rsid w:val="00237ED8"/>
    <w:rsid w:val="00241813"/>
    <w:rsid w:val="00243851"/>
    <w:rsid w:val="002445CF"/>
    <w:rsid w:val="00245D89"/>
    <w:rsid w:val="0024631F"/>
    <w:rsid w:val="00246523"/>
    <w:rsid w:val="002479CF"/>
    <w:rsid w:val="002507B4"/>
    <w:rsid w:val="00251170"/>
    <w:rsid w:val="002514DA"/>
    <w:rsid w:val="00252263"/>
    <w:rsid w:val="0025285A"/>
    <w:rsid w:val="00252C3B"/>
    <w:rsid w:val="00255459"/>
    <w:rsid w:val="00255E8C"/>
    <w:rsid w:val="0025682B"/>
    <w:rsid w:val="00256BAE"/>
    <w:rsid w:val="0025763F"/>
    <w:rsid w:val="00257CF9"/>
    <w:rsid w:val="00260281"/>
    <w:rsid w:val="00260687"/>
    <w:rsid w:val="00260845"/>
    <w:rsid w:val="002608A5"/>
    <w:rsid w:val="00260B67"/>
    <w:rsid w:val="00261F59"/>
    <w:rsid w:val="002644FE"/>
    <w:rsid w:val="00264921"/>
    <w:rsid w:val="00264F4C"/>
    <w:rsid w:val="0026567F"/>
    <w:rsid w:val="00266C35"/>
    <w:rsid w:val="00266F82"/>
    <w:rsid w:val="00270BA9"/>
    <w:rsid w:val="002721F7"/>
    <w:rsid w:val="00272C90"/>
    <w:rsid w:val="002731F9"/>
    <w:rsid w:val="002754B0"/>
    <w:rsid w:val="00275AA3"/>
    <w:rsid w:val="00275F38"/>
    <w:rsid w:val="00276E25"/>
    <w:rsid w:val="00276FAE"/>
    <w:rsid w:val="002779E9"/>
    <w:rsid w:val="00281322"/>
    <w:rsid w:val="00281392"/>
    <w:rsid w:val="0028157B"/>
    <w:rsid w:val="00282979"/>
    <w:rsid w:val="00282F6D"/>
    <w:rsid w:val="002876B9"/>
    <w:rsid w:val="00287BE5"/>
    <w:rsid w:val="00290050"/>
    <w:rsid w:val="002912FA"/>
    <w:rsid w:val="00291F2C"/>
    <w:rsid w:val="00292285"/>
    <w:rsid w:val="00293862"/>
    <w:rsid w:val="00293EC9"/>
    <w:rsid w:val="00294391"/>
    <w:rsid w:val="002943CC"/>
    <w:rsid w:val="002943D8"/>
    <w:rsid w:val="002947CC"/>
    <w:rsid w:val="00296817"/>
    <w:rsid w:val="002A03B3"/>
    <w:rsid w:val="002A1428"/>
    <w:rsid w:val="002A1E0C"/>
    <w:rsid w:val="002A3A43"/>
    <w:rsid w:val="002A3F97"/>
    <w:rsid w:val="002A4385"/>
    <w:rsid w:val="002A4836"/>
    <w:rsid w:val="002A5812"/>
    <w:rsid w:val="002A5F19"/>
    <w:rsid w:val="002A686A"/>
    <w:rsid w:val="002A799C"/>
    <w:rsid w:val="002A7EC4"/>
    <w:rsid w:val="002B0018"/>
    <w:rsid w:val="002B141A"/>
    <w:rsid w:val="002B15ED"/>
    <w:rsid w:val="002B25AE"/>
    <w:rsid w:val="002B2B99"/>
    <w:rsid w:val="002B2F8C"/>
    <w:rsid w:val="002B3510"/>
    <w:rsid w:val="002B386A"/>
    <w:rsid w:val="002B3AD9"/>
    <w:rsid w:val="002B3B66"/>
    <w:rsid w:val="002B460A"/>
    <w:rsid w:val="002B5035"/>
    <w:rsid w:val="002B6A1C"/>
    <w:rsid w:val="002B7A1E"/>
    <w:rsid w:val="002C099C"/>
    <w:rsid w:val="002C16A1"/>
    <w:rsid w:val="002C23CB"/>
    <w:rsid w:val="002C42B5"/>
    <w:rsid w:val="002C5367"/>
    <w:rsid w:val="002C57E8"/>
    <w:rsid w:val="002C585D"/>
    <w:rsid w:val="002C64C3"/>
    <w:rsid w:val="002C6AD9"/>
    <w:rsid w:val="002C6FF9"/>
    <w:rsid w:val="002C79AB"/>
    <w:rsid w:val="002D2C5F"/>
    <w:rsid w:val="002D3443"/>
    <w:rsid w:val="002D3F1F"/>
    <w:rsid w:val="002D4A4A"/>
    <w:rsid w:val="002D4BB0"/>
    <w:rsid w:val="002D5FEB"/>
    <w:rsid w:val="002D611E"/>
    <w:rsid w:val="002D69D4"/>
    <w:rsid w:val="002D7278"/>
    <w:rsid w:val="002E1150"/>
    <w:rsid w:val="002E24E2"/>
    <w:rsid w:val="002E2E54"/>
    <w:rsid w:val="002E37C5"/>
    <w:rsid w:val="002E4224"/>
    <w:rsid w:val="002E476F"/>
    <w:rsid w:val="002E48EC"/>
    <w:rsid w:val="002E51E6"/>
    <w:rsid w:val="002E55AB"/>
    <w:rsid w:val="002E61A7"/>
    <w:rsid w:val="002E6477"/>
    <w:rsid w:val="002E68C6"/>
    <w:rsid w:val="002E6B9F"/>
    <w:rsid w:val="002E6E0B"/>
    <w:rsid w:val="002E7849"/>
    <w:rsid w:val="002F057B"/>
    <w:rsid w:val="002F0CB2"/>
    <w:rsid w:val="002F1743"/>
    <w:rsid w:val="002F1BA5"/>
    <w:rsid w:val="002F36CD"/>
    <w:rsid w:val="002F40C3"/>
    <w:rsid w:val="002F4232"/>
    <w:rsid w:val="002F5ACA"/>
    <w:rsid w:val="002F5CB0"/>
    <w:rsid w:val="002F5E55"/>
    <w:rsid w:val="002F781F"/>
    <w:rsid w:val="00300391"/>
    <w:rsid w:val="00300C05"/>
    <w:rsid w:val="00300F82"/>
    <w:rsid w:val="0030202D"/>
    <w:rsid w:val="00302A33"/>
    <w:rsid w:val="003036F0"/>
    <w:rsid w:val="003040EE"/>
    <w:rsid w:val="00304E21"/>
    <w:rsid w:val="003051D1"/>
    <w:rsid w:val="0030562F"/>
    <w:rsid w:val="0030634D"/>
    <w:rsid w:val="00307F1C"/>
    <w:rsid w:val="00307F3F"/>
    <w:rsid w:val="00312310"/>
    <w:rsid w:val="00312657"/>
    <w:rsid w:val="00312E6E"/>
    <w:rsid w:val="00313BB1"/>
    <w:rsid w:val="00313FE7"/>
    <w:rsid w:val="00314B04"/>
    <w:rsid w:val="0031607F"/>
    <w:rsid w:val="003165FE"/>
    <w:rsid w:val="00316C21"/>
    <w:rsid w:val="00320604"/>
    <w:rsid w:val="00321090"/>
    <w:rsid w:val="003212BB"/>
    <w:rsid w:val="0032141A"/>
    <w:rsid w:val="00321D9D"/>
    <w:rsid w:val="00322CC9"/>
    <w:rsid w:val="00323C10"/>
    <w:rsid w:val="00325368"/>
    <w:rsid w:val="0032582F"/>
    <w:rsid w:val="00325AB0"/>
    <w:rsid w:val="00330085"/>
    <w:rsid w:val="003300E0"/>
    <w:rsid w:val="00331184"/>
    <w:rsid w:val="0033188B"/>
    <w:rsid w:val="003320E6"/>
    <w:rsid w:val="00332CD6"/>
    <w:rsid w:val="00333BCB"/>
    <w:rsid w:val="00333E72"/>
    <w:rsid w:val="003345A9"/>
    <w:rsid w:val="00335060"/>
    <w:rsid w:val="00335CFC"/>
    <w:rsid w:val="003363EB"/>
    <w:rsid w:val="00337106"/>
    <w:rsid w:val="00342994"/>
    <w:rsid w:val="00343D22"/>
    <w:rsid w:val="003457D2"/>
    <w:rsid w:val="0035012B"/>
    <w:rsid w:val="00350322"/>
    <w:rsid w:val="00350764"/>
    <w:rsid w:val="00350B71"/>
    <w:rsid w:val="00351A43"/>
    <w:rsid w:val="00351EDD"/>
    <w:rsid w:val="003542DE"/>
    <w:rsid w:val="00354747"/>
    <w:rsid w:val="003560DB"/>
    <w:rsid w:val="00357357"/>
    <w:rsid w:val="0035754E"/>
    <w:rsid w:val="003606F8"/>
    <w:rsid w:val="00361818"/>
    <w:rsid w:val="00362534"/>
    <w:rsid w:val="00362A24"/>
    <w:rsid w:val="00362DB1"/>
    <w:rsid w:val="003639B0"/>
    <w:rsid w:val="003639B5"/>
    <w:rsid w:val="00364237"/>
    <w:rsid w:val="003654BE"/>
    <w:rsid w:val="00365514"/>
    <w:rsid w:val="003657F6"/>
    <w:rsid w:val="003659A7"/>
    <w:rsid w:val="00366673"/>
    <w:rsid w:val="00366A50"/>
    <w:rsid w:val="00371243"/>
    <w:rsid w:val="003718E7"/>
    <w:rsid w:val="003728AC"/>
    <w:rsid w:val="00372945"/>
    <w:rsid w:val="00372B42"/>
    <w:rsid w:val="00372DE8"/>
    <w:rsid w:val="00373B12"/>
    <w:rsid w:val="00374889"/>
    <w:rsid w:val="00376116"/>
    <w:rsid w:val="00376FCB"/>
    <w:rsid w:val="00377488"/>
    <w:rsid w:val="00377B55"/>
    <w:rsid w:val="00380DC3"/>
    <w:rsid w:val="00381E79"/>
    <w:rsid w:val="0038219B"/>
    <w:rsid w:val="00382336"/>
    <w:rsid w:val="00382388"/>
    <w:rsid w:val="00383037"/>
    <w:rsid w:val="00383580"/>
    <w:rsid w:val="00384347"/>
    <w:rsid w:val="00384985"/>
    <w:rsid w:val="00385239"/>
    <w:rsid w:val="003856C9"/>
    <w:rsid w:val="00386699"/>
    <w:rsid w:val="0039053A"/>
    <w:rsid w:val="003905B8"/>
    <w:rsid w:val="00395546"/>
    <w:rsid w:val="00395AA0"/>
    <w:rsid w:val="003969DD"/>
    <w:rsid w:val="003976B1"/>
    <w:rsid w:val="003979C4"/>
    <w:rsid w:val="00397F03"/>
    <w:rsid w:val="003A058D"/>
    <w:rsid w:val="003A0EF7"/>
    <w:rsid w:val="003A3F5F"/>
    <w:rsid w:val="003A407E"/>
    <w:rsid w:val="003A4EDE"/>
    <w:rsid w:val="003A5157"/>
    <w:rsid w:val="003A5F05"/>
    <w:rsid w:val="003A6364"/>
    <w:rsid w:val="003B0022"/>
    <w:rsid w:val="003B03CC"/>
    <w:rsid w:val="003B04D9"/>
    <w:rsid w:val="003B172F"/>
    <w:rsid w:val="003B284E"/>
    <w:rsid w:val="003B2B76"/>
    <w:rsid w:val="003B6242"/>
    <w:rsid w:val="003B7C2B"/>
    <w:rsid w:val="003C00ED"/>
    <w:rsid w:val="003C10ED"/>
    <w:rsid w:val="003C1659"/>
    <w:rsid w:val="003C23B9"/>
    <w:rsid w:val="003C3A2A"/>
    <w:rsid w:val="003C3B6C"/>
    <w:rsid w:val="003C3FFD"/>
    <w:rsid w:val="003C4C9C"/>
    <w:rsid w:val="003C4CFD"/>
    <w:rsid w:val="003C4EF1"/>
    <w:rsid w:val="003C543C"/>
    <w:rsid w:val="003C583D"/>
    <w:rsid w:val="003C671F"/>
    <w:rsid w:val="003C678D"/>
    <w:rsid w:val="003C6817"/>
    <w:rsid w:val="003C740E"/>
    <w:rsid w:val="003C7597"/>
    <w:rsid w:val="003C7CE4"/>
    <w:rsid w:val="003D0454"/>
    <w:rsid w:val="003D35A3"/>
    <w:rsid w:val="003D41FC"/>
    <w:rsid w:val="003D4309"/>
    <w:rsid w:val="003D5D13"/>
    <w:rsid w:val="003D7D27"/>
    <w:rsid w:val="003E0D31"/>
    <w:rsid w:val="003E1461"/>
    <w:rsid w:val="003E1D63"/>
    <w:rsid w:val="003E3C70"/>
    <w:rsid w:val="003E5660"/>
    <w:rsid w:val="003E6456"/>
    <w:rsid w:val="003E6A86"/>
    <w:rsid w:val="003E6E4B"/>
    <w:rsid w:val="003E7197"/>
    <w:rsid w:val="003E7608"/>
    <w:rsid w:val="003E797F"/>
    <w:rsid w:val="003F01D4"/>
    <w:rsid w:val="003F068C"/>
    <w:rsid w:val="003F0EEE"/>
    <w:rsid w:val="003F2FEF"/>
    <w:rsid w:val="003F46C1"/>
    <w:rsid w:val="003F50B5"/>
    <w:rsid w:val="003F645D"/>
    <w:rsid w:val="003F6747"/>
    <w:rsid w:val="003F690E"/>
    <w:rsid w:val="003F6F34"/>
    <w:rsid w:val="004009D4"/>
    <w:rsid w:val="00400BD1"/>
    <w:rsid w:val="00401531"/>
    <w:rsid w:val="004015A4"/>
    <w:rsid w:val="004031F0"/>
    <w:rsid w:val="0040413F"/>
    <w:rsid w:val="004052A4"/>
    <w:rsid w:val="00406F34"/>
    <w:rsid w:val="004115AE"/>
    <w:rsid w:val="00411F5A"/>
    <w:rsid w:val="0041246E"/>
    <w:rsid w:val="00414403"/>
    <w:rsid w:val="00416577"/>
    <w:rsid w:val="004168A3"/>
    <w:rsid w:val="004171A5"/>
    <w:rsid w:val="004176F6"/>
    <w:rsid w:val="00417B42"/>
    <w:rsid w:val="00420FC9"/>
    <w:rsid w:val="004210D7"/>
    <w:rsid w:val="00421B3B"/>
    <w:rsid w:val="00422031"/>
    <w:rsid w:val="004228E4"/>
    <w:rsid w:val="004230AF"/>
    <w:rsid w:val="00423E0F"/>
    <w:rsid w:val="00423EDA"/>
    <w:rsid w:val="00424F93"/>
    <w:rsid w:val="004259A8"/>
    <w:rsid w:val="004264BE"/>
    <w:rsid w:val="00426CB2"/>
    <w:rsid w:val="00426EB1"/>
    <w:rsid w:val="004273D1"/>
    <w:rsid w:val="00431EB8"/>
    <w:rsid w:val="00432226"/>
    <w:rsid w:val="004323C9"/>
    <w:rsid w:val="00433726"/>
    <w:rsid w:val="00433971"/>
    <w:rsid w:val="00434912"/>
    <w:rsid w:val="00434C49"/>
    <w:rsid w:val="00434C81"/>
    <w:rsid w:val="004413D3"/>
    <w:rsid w:val="004446AF"/>
    <w:rsid w:val="0044536A"/>
    <w:rsid w:val="004462AE"/>
    <w:rsid w:val="004470A7"/>
    <w:rsid w:val="004470BB"/>
    <w:rsid w:val="00447545"/>
    <w:rsid w:val="004504B3"/>
    <w:rsid w:val="00450A47"/>
    <w:rsid w:val="00450C43"/>
    <w:rsid w:val="00451D47"/>
    <w:rsid w:val="00451EC2"/>
    <w:rsid w:val="004520EC"/>
    <w:rsid w:val="004528B1"/>
    <w:rsid w:val="00454BEF"/>
    <w:rsid w:val="00455E59"/>
    <w:rsid w:val="00457506"/>
    <w:rsid w:val="00460220"/>
    <w:rsid w:val="004608B6"/>
    <w:rsid w:val="00460AFA"/>
    <w:rsid w:val="0046168C"/>
    <w:rsid w:val="00462A86"/>
    <w:rsid w:val="00462BFC"/>
    <w:rsid w:val="00462D21"/>
    <w:rsid w:val="004631D2"/>
    <w:rsid w:val="004631E7"/>
    <w:rsid w:val="00463417"/>
    <w:rsid w:val="00463443"/>
    <w:rsid w:val="00465659"/>
    <w:rsid w:val="00465A67"/>
    <w:rsid w:val="00465D50"/>
    <w:rsid w:val="00465E99"/>
    <w:rsid w:val="004672CD"/>
    <w:rsid w:val="00467680"/>
    <w:rsid w:val="00470EB2"/>
    <w:rsid w:val="00472669"/>
    <w:rsid w:val="004728AC"/>
    <w:rsid w:val="00474BB3"/>
    <w:rsid w:val="00475221"/>
    <w:rsid w:val="00475CEB"/>
    <w:rsid w:val="004768C7"/>
    <w:rsid w:val="00476CB3"/>
    <w:rsid w:val="00476CBC"/>
    <w:rsid w:val="00476DD6"/>
    <w:rsid w:val="00476F57"/>
    <w:rsid w:val="00477822"/>
    <w:rsid w:val="00477873"/>
    <w:rsid w:val="004779AD"/>
    <w:rsid w:val="00477FBB"/>
    <w:rsid w:val="00477FC3"/>
    <w:rsid w:val="00482F8D"/>
    <w:rsid w:val="004834DD"/>
    <w:rsid w:val="00484708"/>
    <w:rsid w:val="00485F96"/>
    <w:rsid w:val="004860E5"/>
    <w:rsid w:val="00486401"/>
    <w:rsid w:val="004866F8"/>
    <w:rsid w:val="0048699D"/>
    <w:rsid w:val="00486EB6"/>
    <w:rsid w:val="004876CE"/>
    <w:rsid w:val="0049108C"/>
    <w:rsid w:val="00491F27"/>
    <w:rsid w:val="00493135"/>
    <w:rsid w:val="004945AD"/>
    <w:rsid w:val="00495FDD"/>
    <w:rsid w:val="0049667A"/>
    <w:rsid w:val="004967CA"/>
    <w:rsid w:val="00496DA8"/>
    <w:rsid w:val="00497C43"/>
    <w:rsid w:val="00497E87"/>
    <w:rsid w:val="004A1101"/>
    <w:rsid w:val="004A160C"/>
    <w:rsid w:val="004A2B24"/>
    <w:rsid w:val="004A3100"/>
    <w:rsid w:val="004A3133"/>
    <w:rsid w:val="004A4B8E"/>
    <w:rsid w:val="004B2B66"/>
    <w:rsid w:val="004B3124"/>
    <w:rsid w:val="004B3C86"/>
    <w:rsid w:val="004B4363"/>
    <w:rsid w:val="004B4A32"/>
    <w:rsid w:val="004B4ADA"/>
    <w:rsid w:val="004B57E2"/>
    <w:rsid w:val="004C0F10"/>
    <w:rsid w:val="004C106D"/>
    <w:rsid w:val="004C2F2A"/>
    <w:rsid w:val="004C3AFC"/>
    <w:rsid w:val="004C44E8"/>
    <w:rsid w:val="004C45AF"/>
    <w:rsid w:val="004C4C88"/>
    <w:rsid w:val="004C68B2"/>
    <w:rsid w:val="004C6A4E"/>
    <w:rsid w:val="004C7A4C"/>
    <w:rsid w:val="004D07B2"/>
    <w:rsid w:val="004D081A"/>
    <w:rsid w:val="004D0B22"/>
    <w:rsid w:val="004D11AB"/>
    <w:rsid w:val="004D1DF1"/>
    <w:rsid w:val="004D1DF8"/>
    <w:rsid w:val="004D2A1E"/>
    <w:rsid w:val="004D390C"/>
    <w:rsid w:val="004D4058"/>
    <w:rsid w:val="004D41F9"/>
    <w:rsid w:val="004D5590"/>
    <w:rsid w:val="004D55F5"/>
    <w:rsid w:val="004D71FE"/>
    <w:rsid w:val="004E24AE"/>
    <w:rsid w:val="004E2CF7"/>
    <w:rsid w:val="004E349F"/>
    <w:rsid w:val="004E4814"/>
    <w:rsid w:val="004E513C"/>
    <w:rsid w:val="004E5D7B"/>
    <w:rsid w:val="004E6445"/>
    <w:rsid w:val="004E7B15"/>
    <w:rsid w:val="004F0211"/>
    <w:rsid w:val="004F025B"/>
    <w:rsid w:val="004F0364"/>
    <w:rsid w:val="004F05D2"/>
    <w:rsid w:val="004F108B"/>
    <w:rsid w:val="004F109D"/>
    <w:rsid w:val="004F1550"/>
    <w:rsid w:val="004F16E2"/>
    <w:rsid w:val="004F2F98"/>
    <w:rsid w:val="004F3690"/>
    <w:rsid w:val="004F36CE"/>
    <w:rsid w:val="004F63E5"/>
    <w:rsid w:val="004F6991"/>
    <w:rsid w:val="004F7DEF"/>
    <w:rsid w:val="00500561"/>
    <w:rsid w:val="005005D9"/>
    <w:rsid w:val="00501331"/>
    <w:rsid w:val="005013F8"/>
    <w:rsid w:val="00501893"/>
    <w:rsid w:val="00502714"/>
    <w:rsid w:val="00504984"/>
    <w:rsid w:val="00505126"/>
    <w:rsid w:val="005056B8"/>
    <w:rsid w:val="00506161"/>
    <w:rsid w:val="00506FEF"/>
    <w:rsid w:val="00507D16"/>
    <w:rsid w:val="00507D41"/>
    <w:rsid w:val="005108AD"/>
    <w:rsid w:val="00510931"/>
    <w:rsid w:val="005109C8"/>
    <w:rsid w:val="00513181"/>
    <w:rsid w:val="00514E57"/>
    <w:rsid w:val="00516513"/>
    <w:rsid w:val="00516FC7"/>
    <w:rsid w:val="00517959"/>
    <w:rsid w:val="00517E59"/>
    <w:rsid w:val="00520196"/>
    <w:rsid w:val="005202B1"/>
    <w:rsid w:val="00521710"/>
    <w:rsid w:val="00521DEC"/>
    <w:rsid w:val="00521F14"/>
    <w:rsid w:val="00523494"/>
    <w:rsid w:val="00523F9B"/>
    <w:rsid w:val="005241E3"/>
    <w:rsid w:val="005250DC"/>
    <w:rsid w:val="00525A77"/>
    <w:rsid w:val="00525AFB"/>
    <w:rsid w:val="00525F9A"/>
    <w:rsid w:val="005260E9"/>
    <w:rsid w:val="00526C1A"/>
    <w:rsid w:val="0053189E"/>
    <w:rsid w:val="00532621"/>
    <w:rsid w:val="005328D3"/>
    <w:rsid w:val="00532EFC"/>
    <w:rsid w:val="00533D57"/>
    <w:rsid w:val="00534047"/>
    <w:rsid w:val="0053462E"/>
    <w:rsid w:val="00535CD6"/>
    <w:rsid w:val="005373D6"/>
    <w:rsid w:val="00537BA8"/>
    <w:rsid w:val="00537C38"/>
    <w:rsid w:val="00540C0F"/>
    <w:rsid w:val="005414A4"/>
    <w:rsid w:val="00542351"/>
    <w:rsid w:val="005427DD"/>
    <w:rsid w:val="00542ACF"/>
    <w:rsid w:val="00542BCB"/>
    <w:rsid w:val="00542E7C"/>
    <w:rsid w:val="00542F56"/>
    <w:rsid w:val="005432DE"/>
    <w:rsid w:val="005435F4"/>
    <w:rsid w:val="00543AD8"/>
    <w:rsid w:val="00543D91"/>
    <w:rsid w:val="005457CB"/>
    <w:rsid w:val="00545D4B"/>
    <w:rsid w:val="00546364"/>
    <w:rsid w:val="00546512"/>
    <w:rsid w:val="00546EC0"/>
    <w:rsid w:val="005470D7"/>
    <w:rsid w:val="005471B0"/>
    <w:rsid w:val="005509BD"/>
    <w:rsid w:val="00551730"/>
    <w:rsid w:val="00551780"/>
    <w:rsid w:val="005520D4"/>
    <w:rsid w:val="005523B8"/>
    <w:rsid w:val="0055306F"/>
    <w:rsid w:val="0055312F"/>
    <w:rsid w:val="00553D14"/>
    <w:rsid w:val="005545E7"/>
    <w:rsid w:val="005548B1"/>
    <w:rsid w:val="005549EE"/>
    <w:rsid w:val="00554E4A"/>
    <w:rsid w:val="005550B9"/>
    <w:rsid w:val="005554CF"/>
    <w:rsid w:val="0055624B"/>
    <w:rsid w:val="005565F9"/>
    <w:rsid w:val="0055692E"/>
    <w:rsid w:val="00556A69"/>
    <w:rsid w:val="00560417"/>
    <w:rsid w:val="00560EDA"/>
    <w:rsid w:val="00561F98"/>
    <w:rsid w:val="0056359E"/>
    <w:rsid w:val="00563D10"/>
    <w:rsid w:val="00564F62"/>
    <w:rsid w:val="00565CD0"/>
    <w:rsid w:val="00567142"/>
    <w:rsid w:val="005672E0"/>
    <w:rsid w:val="00570D1E"/>
    <w:rsid w:val="00571275"/>
    <w:rsid w:val="00572886"/>
    <w:rsid w:val="00572A05"/>
    <w:rsid w:val="00572CC9"/>
    <w:rsid w:val="00573B6D"/>
    <w:rsid w:val="005756BA"/>
    <w:rsid w:val="00577631"/>
    <w:rsid w:val="00580BA1"/>
    <w:rsid w:val="00580C5E"/>
    <w:rsid w:val="00580EC2"/>
    <w:rsid w:val="00580F20"/>
    <w:rsid w:val="005823DB"/>
    <w:rsid w:val="00582510"/>
    <w:rsid w:val="0058292C"/>
    <w:rsid w:val="00584FC2"/>
    <w:rsid w:val="005858C2"/>
    <w:rsid w:val="00587092"/>
    <w:rsid w:val="005872D9"/>
    <w:rsid w:val="005874DA"/>
    <w:rsid w:val="00590550"/>
    <w:rsid w:val="00590DA8"/>
    <w:rsid w:val="00590E4A"/>
    <w:rsid w:val="00590F8F"/>
    <w:rsid w:val="00592ABF"/>
    <w:rsid w:val="00593C38"/>
    <w:rsid w:val="00595339"/>
    <w:rsid w:val="00595358"/>
    <w:rsid w:val="00596967"/>
    <w:rsid w:val="00597DC5"/>
    <w:rsid w:val="005A08E1"/>
    <w:rsid w:val="005A15AE"/>
    <w:rsid w:val="005A28A2"/>
    <w:rsid w:val="005A2B73"/>
    <w:rsid w:val="005A3B60"/>
    <w:rsid w:val="005A550E"/>
    <w:rsid w:val="005A5984"/>
    <w:rsid w:val="005A5D07"/>
    <w:rsid w:val="005A6209"/>
    <w:rsid w:val="005B18D3"/>
    <w:rsid w:val="005B1E38"/>
    <w:rsid w:val="005B5A8F"/>
    <w:rsid w:val="005B5B2A"/>
    <w:rsid w:val="005B60A9"/>
    <w:rsid w:val="005B61A0"/>
    <w:rsid w:val="005C08DB"/>
    <w:rsid w:val="005C0C27"/>
    <w:rsid w:val="005C1304"/>
    <w:rsid w:val="005C1ED5"/>
    <w:rsid w:val="005C2A83"/>
    <w:rsid w:val="005C3089"/>
    <w:rsid w:val="005C368C"/>
    <w:rsid w:val="005C3CE7"/>
    <w:rsid w:val="005C43A2"/>
    <w:rsid w:val="005C4B99"/>
    <w:rsid w:val="005C6989"/>
    <w:rsid w:val="005D0160"/>
    <w:rsid w:val="005D0551"/>
    <w:rsid w:val="005D06DA"/>
    <w:rsid w:val="005D0D18"/>
    <w:rsid w:val="005D1425"/>
    <w:rsid w:val="005D38DA"/>
    <w:rsid w:val="005D3A31"/>
    <w:rsid w:val="005D46F8"/>
    <w:rsid w:val="005D5818"/>
    <w:rsid w:val="005D5851"/>
    <w:rsid w:val="005D5D9D"/>
    <w:rsid w:val="005D609A"/>
    <w:rsid w:val="005D6B4E"/>
    <w:rsid w:val="005D6F78"/>
    <w:rsid w:val="005D7B9B"/>
    <w:rsid w:val="005E0427"/>
    <w:rsid w:val="005E1B6B"/>
    <w:rsid w:val="005E1E98"/>
    <w:rsid w:val="005E22A9"/>
    <w:rsid w:val="005E39B9"/>
    <w:rsid w:val="005E3A0E"/>
    <w:rsid w:val="005E3A30"/>
    <w:rsid w:val="005E46E9"/>
    <w:rsid w:val="005E4EDB"/>
    <w:rsid w:val="005E57E9"/>
    <w:rsid w:val="005E5C1C"/>
    <w:rsid w:val="005E5D3F"/>
    <w:rsid w:val="005E7A5A"/>
    <w:rsid w:val="005F00C8"/>
    <w:rsid w:val="005F0FEE"/>
    <w:rsid w:val="005F1514"/>
    <w:rsid w:val="005F1F8F"/>
    <w:rsid w:val="005F1FFD"/>
    <w:rsid w:val="005F4797"/>
    <w:rsid w:val="005F6179"/>
    <w:rsid w:val="005F685D"/>
    <w:rsid w:val="005F700D"/>
    <w:rsid w:val="005F722E"/>
    <w:rsid w:val="0060165C"/>
    <w:rsid w:val="00603045"/>
    <w:rsid w:val="00604AB4"/>
    <w:rsid w:val="00604C82"/>
    <w:rsid w:val="00604F1A"/>
    <w:rsid w:val="006052CC"/>
    <w:rsid w:val="00605F6C"/>
    <w:rsid w:val="006060CC"/>
    <w:rsid w:val="00606119"/>
    <w:rsid w:val="00607041"/>
    <w:rsid w:val="0060718B"/>
    <w:rsid w:val="0060794D"/>
    <w:rsid w:val="00610258"/>
    <w:rsid w:val="00610260"/>
    <w:rsid w:val="00610A0F"/>
    <w:rsid w:val="00610B4E"/>
    <w:rsid w:val="00610E1D"/>
    <w:rsid w:val="006110E8"/>
    <w:rsid w:val="00611C7F"/>
    <w:rsid w:val="006133CB"/>
    <w:rsid w:val="0061392E"/>
    <w:rsid w:val="0061395A"/>
    <w:rsid w:val="00613987"/>
    <w:rsid w:val="00613E0B"/>
    <w:rsid w:val="00615125"/>
    <w:rsid w:val="0061614E"/>
    <w:rsid w:val="00616BE9"/>
    <w:rsid w:val="00616C09"/>
    <w:rsid w:val="00617C54"/>
    <w:rsid w:val="00617EAE"/>
    <w:rsid w:val="00620441"/>
    <w:rsid w:val="006205D2"/>
    <w:rsid w:val="00620775"/>
    <w:rsid w:val="00621091"/>
    <w:rsid w:val="00621CCC"/>
    <w:rsid w:val="0062205D"/>
    <w:rsid w:val="00622DF0"/>
    <w:rsid w:val="00622EC6"/>
    <w:rsid w:val="006242D7"/>
    <w:rsid w:val="00624DD0"/>
    <w:rsid w:val="00626642"/>
    <w:rsid w:val="006276CA"/>
    <w:rsid w:val="0062796F"/>
    <w:rsid w:val="00627E46"/>
    <w:rsid w:val="00630F5D"/>
    <w:rsid w:val="006313F7"/>
    <w:rsid w:val="00631A34"/>
    <w:rsid w:val="006322D6"/>
    <w:rsid w:val="00634453"/>
    <w:rsid w:val="0063556F"/>
    <w:rsid w:val="00635A6F"/>
    <w:rsid w:val="0063637A"/>
    <w:rsid w:val="006369A0"/>
    <w:rsid w:val="00636FE4"/>
    <w:rsid w:val="006371D4"/>
    <w:rsid w:val="00637564"/>
    <w:rsid w:val="00640075"/>
    <w:rsid w:val="006406F0"/>
    <w:rsid w:val="006410FF"/>
    <w:rsid w:val="00641137"/>
    <w:rsid w:val="006416EA"/>
    <w:rsid w:val="00641E6C"/>
    <w:rsid w:val="00642C54"/>
    <w:rsid w:val="00643BAB"/>
    <w:rsid w:val="00644010"/>
    <w:rsid w:val="006446EE"/>
    <w:rsid w:val="006452A0"/>
    <w:rsid w:val="00645540"/>
    <w:rsid w:val="0064564C"/>
    <w:rsid w:val="00646B36"/>
    <w:rsid w:val="00646E41"/>
    <w:rsid w:val="006519BB"/>
    <w:rsid w:val="00651E95"/>
    <w:rsid w:val="00652712"/>
    <w:rsid w:val="006527BC"/>
    <w:rsid w:val="006530A3"/>
    <w:rsid w:val="00654B64"/>
    <w:rsid w:val="006559D6"/>
    <w:rsid w:val="006561E6"/>
    <w:rsid w:val="00657596"/>
    <w:rsid w:val="00657A9E"/>
    <w:rsid w:val="0066305F"/>
    <w:rsid w:val="006644E2"/>
    <w:rsid w:val="00664978"/>
    <w:rsid w:val="00665170"/>
    <w:rsid w:val="006651CD"/>
    <w:rsid w:val="006665BC"/>
    <w:rsid w:val="00670291"/>
    <w:rsid w:val="00670423"/>
    <w:rsid w:val="00670A8D"/>
    <w:rsid w:val="00670F03"/>
    <w:rsid w:val="00671D50"/>
    <w:rsid w:val="00672A9F"/>
    <w:rsid w:val="00673132"/>
    <w:rsid w:val="00675912"/>
    <w:rsid w:val="0067684C"/>
    <w:rsid w:val="00676AB6"/>
    <w:rsid w:val="00680188"/>
    <w:rsid w:val="0068031D"/>
    <w:rsid w:val="00680320"/>
    <w:rsid w:val="0068036E"/>
    <w:rsid w:val="00680ED9"/>
    <w:rsid w:val="006825A2"/>
    <w:rsid w:val="006827B4"/>
    <w:rsid w:val="00683059"/>
    <w:rsid w:val="006842C7"/>
    <w:rsid w:val="00684CA3"/>
    <w:rsid w:val="006852EF"/>
    <w:rsid w:val="00685311"/>
    <w:rsid w:val="00685793"/>
    <w:rsid w:val="006861CC"/>
    <w:rsid w:val="00686B07"/>
    <w:rsid w:val="0068719C"/>
    <w:rsid w:val="006872AF"/>
    <w:rsid w:val="00687DCB"/>
    <w:rsid w:val="00690503"/>
    <w:rsid w:val="0069085B"/>
    <w:rsid w:val="00691043"/>
    <w:rsid w:val="00691836"/>
    <w:rsid w:val="00692464"/>
    <w:rsid w:val="00695694"/>
    <w:rsid w:val="00695B64"/>
    <w:rsid w:val="00696207"/>
    <w:rsid w:val="0069640F"/>
    <w:rsid w:val="00697A1A"/>
    <w:rsid w:val="006A0984"/>
    <w:rsid w:val="006A0F4E"/>
    <w:rsid w:val="006A15BA"/>
    <w:rsid w:val="006A1E6B"/>
    <w:rsid w:val="006A223D"/>
    <w:rsid w:val="006A32FF"/>
    <w:rsid w:val="006A393C"/>
    <w:rsid w:val="006A4381"/>
    <w:rsid w:val="006A4B63"/>
    <w:rsid w:val="006A59B7"/>
    <w:rsid w:val="006A6605"/>
    <w:rsid w:val="006A66A2"/>
    <w:rsid w:val="006A6B39"/>
    <w:rsid w:val="006A6F8E"/>
    <w:rsid w:val="006A7228"/>
    <w:rsid w:val="006A74C0"/>
    <w:rsid w:val="006A7949"/>
    <w:rsid w:val="006A7AB2"/>
    <w:rsid w:val="006B154D"/>
    <w:rsid w:val="006B1833"/>
    <w:rsid w:val="006B1A3D"/>
    <w:rsid w:val="006B1E6A"/>
    <w:rsid w:val="006B1FB8"/>
    <w:rsid w:val="006B24DF"/>
    <w:rsid w:val="006B2A22"/>
    <w:rsid w:val="006B2EB8"/>
    <w:rsid w:val="006B335F"/>
    <w:rsid w:val="006B3602"/>
    <w:rsid w:val="006B42AA"/>
    <w:rsid w:val="006B4E65"/>
    <w:rsid w:val="006B4F34"/>
    <w:rsid w:val="006B50F3"/>
    <w:rsid w:val="006B54A4"/>
    <w:rsid w:val="006B54CB"/>
    <w:rsid w:val="006B54E6"/>
    <w:rsid w:val="006B5EB8"/>
    <w:rsid w:val="006B74E9"/>
    <w:rsid w:val="006B7808"/>
    <w:rsid w:val="006B7C39"/>
    <w:rsid w:val="006C145B"/>
    <w:rsid w:val="006C189D"/>
    <w:rsid w:val="006C264E"/>
    <w:rsid w:val="006C37F6"/>
    <w:rsid w:val="006C5E34"/>
    <w:rsid w:val="006C61C4"/>
    <w:rsid w:val="006C6D18"/>
    <w:rsid w:val="006C7E71"/>
    <w:rsid w:val="006C7E94"/>
    <w:rsid w:val="006D000D"/>
    <w:rsid w:val="006D0419"/>
    <w:rsid w:val="006D05EE"/>
    <w:rsid w:val="006D07A3"/>
    <w:rsid w:val="006D0CF3"/>
    <w:rsid w:val="006D0FBC"/>
    <w:rsid w:val="006D101E"/>
    <w:rsid w:val="006D1BCA"/>
    <w:rsid w:val="006D2066"/>
    <w:rsid w:val="006D2B02"/>
    <w:rsid w:val="006D4007"/>
    <w:rsid w:val="006D4E88"/>
    <w:rsid w:val="006D5224"/>
    <w:rsid w:val="006D6329"/>
    <w:rsid w:val="006D67F8"/>
    <w:rsid w:val="006D6B48"/>
    <w:rsid w:val="006D7F8D"/>
    <w:rsid w:val="006DC1D2"/>
    <w:rsid w:val="006E19F0"/>
    <w:rsid w:val="006E2B9D"/>
    <w:rsid w:val="006E313D"/>
    <w:rsid w:val="006E34E7"/>
    <w:rsid w:val="006E3F21"/>
    <w:rsid w:val="006E46D9"/>
    <w:rsid w:val="006E49BD"/>
    <w:rsid w:val="006E549E"/>
    <w:rsid w:val="006E5BDB"/>
    <w:rsid w:val="006E5DCF"/>
    <w:rsid w:val="006E601A"/>
    <w:rsid w:val="006E63E3"/>
    <w:rsid w:val="006E6DC3"/>
    <w:rsid w:val="006E7865"/>
    <w:rsid w:val="006F0649"/>
    <w:rsid w:val="006F1336"/>
    <w:rsid w:val="006F1E6F"/>
    <w:rsid w:val="006F23BF"/>
    <w:rsid w:val="006F25E3"/>
    <w:rsid w:val="006F2B39"/>
    <w:rsid w:val="006F5CCA"/>
    <w:rsid w:val="006F5E95"/>
    <w:rsid w:val="006F5F1A"/>
    <w:rsid w:val="006F64E0"/>
    <w:rsid w:val="0070099F"/>
    <w:rsid w:val="00700C54"/>
    <w:rsid w:val="00700CF7"/>
    <w:rsid w:val="00701C8C"/>
    <w:rsid w:val="00702BDF"/>
    <w:rsid w:val="00702D2A"/>
    <w:rsid w:val="00703DAD"/>
    <w:rsid w:val="007042B8"/>
    <w:rsid w:val="00704C0A"/>
    <w:rsid w:val="00705A3A"/>
    <w:rsid w:val="007066E1"/>
    <w:rsid w:val="00707657"/>
    <w:rsid w:val="007106B6"/>
    <w:rsid w:val="00710CC9"/>
    <w:rsid w:val="007112DE"/>
    <w:rsid w:val="007120CC"/>
    <w:rsid w:val="007123DE"/>
    <w:rsid w:val="007145D2"/>
    <w:rsid w:val="00714861"/>
    <w:rsid w:val="00720145"/>
    <w:rsid w:val="00720188"/>
    <w:rsid w:val="00720E38"/>
    <w:rsid w:val="00720FD4"/>
    <w:rsid w:val="0072125B"/>
    <w:rsid w:val="007212D3"/>
    <w:rsid w:val="00721B64"/>
    <w:rsid w:val="007224DA"/>
    <w:rsid w:val="00722BA4"/>
    <w:rsid w:val="00723562"/>
    <w:rsid w:val="007243E2"/>
    <w:rsid w:val="007245BA"/>
    <w:rsid w:val="007249CF"/>
    <w:rsid w:val="00724A66"/>
    <w:rsid w:val="00724B77"/>
    <w:rsid w:val="0072582A"/>
    <w:rsid w:val="007264AD"/>
    <w:rsid w:val="00731180"/>
    <w:rsid w:val="0073212B"/>
    <w:rsid w:val="007322B0"/>
    <w:rsid w:val="00732C35"/>
    <w:rsid w:val="0073361E"/>
    <w:rsid w:val="007346E9"/>
    <w:rsid w:val="00737AEE"/>
    <w:rsid w:val="007405C5"/>
    <w:rsid w:val="00740946"/>
    <w:rsid w:val="00740A14"/>
    <w:rsid w:val="00740ED6"/>
    <w:rsid w:val="00742847"/>
    <w:rsid w:val="00742C79"/>
    <w:rsid w:val="007431EF"/>
    <w:rsid w:val="0074374E"/>
    <w:rsid w:val="00743B62"/>
    <w:rsid w:val="00744E56"/>
    <w:rsid w:val="00746416"/>
    <w:rsid w:val="00747D5B"/>
    <w:rsid w:val="00750168"/>
    <w:rsid w:val="007509BC"/>
    <w:rsid w:val="00751526"/>
    <w:rsid w:val="00753277"/>
    <w:rsid w:val="00753A9C"/>
    <w:rsid w:val="007544F1"/>
    <w:rsid w:val="00755D9E"/>
    <w:rsid w:val="007567A4"/>
    <w:rsid w:val="00757A2A"/>
    <w:rsid w:val="00761B02"/>
    <w:rsid w:val="00762D09"/>
    <w:rsid w:val="00763202"/>
    <w:rsid w:val="00763FA5"/>
    <w:rsid w:val="0076403E"/>
    <w:rsid w:val="00764615"/>
    <w:rsid w:val="00764C0B"/>
    <w:rsid w:val="0076526F"/>
    <w:rsid w:val="00765A2A"/>
    <w:rsid w:val="007667D8"/>
    <w:rsid w:val="00766E8F"/>
    <w:rsid w:val="007670E5"/>
    <w:rsid w:val="007670F3"/>
    <w:rsid w:val="007674A0"/>
    <w:rsid w:val="007679E9"/>
    <w:rsid w:val="0077077F"/>
    <w:rsid w:val="00770C54"/>
    <w:rsid w:val="00772782"/>
    <w:rsid w:val="0077339A"/>
    <w:rsid w:val="00773D4B"/>
    <w:rsid w:val="0077404D"/>
    <w:rsid w:val="007745B7"/>
    <w:rsid w:val="00774B63"/>
    <w:rsid w:val="007755F9"/>
    <w:rsid w:val="007765C7"/>
    <w:rsid w:val="007775D0"/>
    <w:rsid w:val="00777CD9"/>
    <w:rsid w:val="0078091C"/>
    <w:rsid w:val="00781393"/>
    <w:rsid w:val="0078356F"/>
    <w:rsid w:val="00784D83"/>
    <w:rsid w:val="00785A4A"/>
    <w:rsid w:val="007870B4"/>
    <w:rsid w:val="00787241"/>
    <w:rsid w:val="00787248"/>
    <w:rsid w:val="007875D5"/>
    <w:rsid w:val="007877C1"/>
    <w:rsid w:val="00790E0F"/>
    <w:rsid w:val="00794021"/>
    <w:rsid w:val="007943CD"/>
    <w:rsid w:val="00794F70"/>
    <w:rsid w:val="007959CA"/>
    <w:rsid w:val="0079612B"/>
    <w:rsid w:val="00796623"/>
    <w:rsid w:val="007972AC"/>
    <w:rsid w:val="00797DAE"/>
    <w:rsid w:val="007A0352"/>
    <w:rsid w:val="007A0AB0"/>
    <w:rsid w:val="007A10AF"/>
    <w:rsid w:val="007A22C8"/>
    <w:rsid w:val="007A22EC"/>
    <w:rsid w:val="007A2638"/>
    <w:rsid w:val="007A28F4"/>
    <w:rsid w:val="007A4065"/>
    <w:rsid w:val="007A63A5"/>
    <w:rsid w:val="007A6B0B"/>
    <w:rsid w:val="007A7274"/>
    <w:rsid w:val="007A774F"/>
    <w:rsid w:val="007A7799"/>
    <w:rsid w:val="007B28D8"/>
    <w:rsid w:val="007B3355"/>
    <w:rsid w:val="007B3493"/>
    <w:rsid w:val="007B3B1E"/>
    <w:rsid w:val="007B51B5"/>
    <w:rsid w:val="007B5C65"/>
    <w:rsid w:val="007C168F"/>
    <w:rsid w:val="007C1B7F"/>
    <w:rsid w:val="007C2720"/>
    <w:rsid w:val="007C56D2"/>
    <w:rsid w:val="007C5DB6"/>
    <w:rsid w:val="007D0BF5"/>
    <w:rsid w:val="007D10F6"/>
    <w:rsid w:val="007D12EA"/>
    <w:rsid w:val="007D1F8D"/>
    <w:rsid w:val="007D29B3"/>
    <w:rsid w:val="007D38A8"/>
    <w:rsid w:val="007D44A5"/>
    <w:rsid w:val="007D4CD4"/>
    <w:rsid w:val="007D532F"/>
    <w:rsid w:val="007D56FA"/>
    <w:rsid w:val="007D6C71"/>
    <w:rsid w:val="007D6CAA"/>
    <w:rsid w:val="007D6FE5"/>
    <w:rsid w:val="007E01B2"/>
    <w:rsid w:val="007E0579"/>
    <w:rsid w:val="007E0FC9"/>
    <w:rsid w:val="007E381A"/>
    <w:rsid w:val="007E46FE"/>
    <w:rsid w:val="007E4726"/>
    <w:rsid w:val="007E50E3"/>
    <w:rsid w:val="007E5C1F"/>
    <w:rsid w:val="007E7AF6"/>
    <w:rsid w:val="007F0136"/>
    <w:rsid w:val="007F0351"/>
    <w:rsid w:val="007F0911"/>
    <w:rsid w:val="007F1340"/>
    <w:rsid w:val="007F1653"/>
    <w:rsid w:val="007F1A61"/>
    <w:rsid w:val="007F1EDE"/>
    <w:rsid w:val="007F271E"/>
    <w:rsid w:val="007F29AA"/>
    <w:rsid w:val="007F2B87"/>
    <w:rsid w:val="007F2BE0"/>
    <w:rsid w:val="007F4270"/>
    <w:rsid w:val="007F553F"/>
    <w:rsid w:val="007F5BA0"/>
    <w:rsid w:val="007F5FE9"/>
    <w:rsid w:val="007F6105"/>
    <w:rsid w:val="007F64B1"/>
    <w:rsid w:val="007F784E"/>
    <w:rsid w:val="007F7FAC"/>
    <w:rsid w:val="0080113A"/>
    <w:rsid w:val="0080171B"/>
    <w:rsid w:val="00801D24"/>
    <w:rsid w:val="008020E4"/>
    <w:rsid w:val="00802166"/>
    <w:rsid w:val="00802AA8"/>
    <w:rsid w:val="00802DA9"/>
    <w:rsid w:val="00802EDF"/>
    <w:rsid w:val="00803216"/>
    <w:rsid w:val="00804793"/>
    <w:rsid w:val="00804E15"/>
    <w:rsid w:val="00804FD9"/>
    <w:rsid w:val="00805057"/>
    <w:rsid w:val="00807353"/>
    <w:rsid w:val="00807A9A"/>
    <w:rsid w:val="00812428"/>
    <w:rsid w:val="00812448"/>
    <w:rsid w:val="0081299B"/>
    <w:rsid w:val="00813358"/>
    <w:rsid w:val="008134F4"/>
    <w:rsid w:val="0081435D"/>
    <w:rsid w:val="00815CE2"/>
    <w:rsid w:val="00815D61"/>
    <w:rsid w:val="00816746"/>
    <w:rsid w:val="008173C8"/>
    <w:rsid w:val="008224E2"/>
    <w:rsid w:val="00823754"/>
    <w:rsid w:val="00823909"/>
    <w:rsid w:val="00825991"/>
    <w:rsid w:val="008264E8"/>
    <w:rsid w:val="00827875"/>
    <w:rsid w:val="00827BF7"/>
    <w:rsid w:val="008309DF"/>
    <w:rsid w:val="008310F6"/>
    <w:rsid w:val="00831BF1"/>
    <w:rsid w:val="008329F8"/>
    <w:rsid w:val="00832AED"/>
    <w:rsid w:val="00832B6F"/>
    <w:rsid w:val="00832F05"/>
    <w:rsid w:val="00834577"/>
    <w:rsid w:val="0083468D"/>
    <w:rsid w:val="00834F17"/>
    <w:rsid w:val="008353AB"/>
    <w:rsid w:val="008356FC"/>
    <w:rsid w:val="00835E0C"/>
    <w:rsid w:val="0083670C"/>
    <w:rsid w:val="00836AFF"/>
    <w:rsid w:val="00837B33"/>
    <w:rsid w:val="0084103F"/>
    <w:rsid w:val="00841310"/>
    <w:rsid w:val="008428DA"/>
    <w:rsid w:val="008435C3"/>
    <w:rsid w:val="00843B59"/>
    <w:rsid w:val="00843E93"/>
    <w:rsid w:val="00844215"/>
    <w:rsid w:val="00844DA2"/>
    <w:rsid w:val="00845656"/>
    <w:rsid w:val="008471C0"/>
    <w:rsid w:val="008476B3"/>
    <w:rsid w:val="008479F6"/>
    <w:rsid w:val="008503C5"/>
    <w:rsid w:val="008504CA"/>
    <w:rsid w:val="0085093E"/>
    <w:rsid w:val="00853624"/>
    <w:rsid w:val="00853C61"/>
    <w:rsid w:val="00854D9F"/>
    <w:rsid w:val="008555AE"/>
    <w:rsid w:val="00857464"/>
    <w:rsid w:val="00857964"/>
    <w:rsid w:val="00861C96"/>
    <w:rsid w:val="008634E1"/>
    <w:rsid w:val="00863C44"/>
    <w:rsid w:val="0086504D"/>
    <w:rsid w:val="00865B64"/>
    <w:rsid w:val="00866E3F"/>
    <w:rsid w:val="00867A7B"/>
    <w:rsid w:val="008709EA"/>
    <w:rsid w:val="00870AE7"/>
    <w:rsid w:val="00870DEE"/>
    <w:rsid w:val="00870F26"/>
    <w:rsid w:val="00871C9C"/>
    <w:rsid w:val="00872F07"/>
    <w:rsid w:val="00874947"/>
    <w:rsid w:val="008751BD"/>
    <w:rsid w:val="00875AA0"/>
    <w:rsid w:val="00875F52"/>
    <w:rsid w:val="00876129"/>
    <w:rsid w:val="00876CE7"/>
    <w:rsid w:val="00876FA1"/>
    <w:rsid w:val="00877C8A"/>
    <w:rsid w:val="00877FF3"/>
    <w:rsid w:val="008815C6"/>
    <w:rsid w:val="00881A1A"/>
    <w:rsid w:val="00881D3E"/>
    <w:rsid w:val="0088218E"/>
    <w:rsid w:val="0088373E"/>
    <w:rsid w:val="00883DB4"/>
    <w:rsid w:val="00885307"/>
    <w:rsid w:val="00885F10"/>
    <w:rsid w:val="008862A8"/>
    <w:rsid w:val="0088662C"/>
    <w:rsid w:val="00886B57"/>
    <w:rsid w:val="0089057A"/>
    <w:rsid w:val="00890799"/>
    <w:rsid w:val="00892FB7"/>
    <w:rsid w:val="00894F7D"/>
    <w:rsid w:val="008951CB"/>
    <w:rsid w:val="0089563A"/>
    <w:rsid w:val="00895C79"/>
    <w:rsid w:val="00896314"/>
    <w:rsid w:val="008964E7"/>
    <w:rsid w:val="008977F3"/>
    <w:rsid w:val="008A051D"/>
    <w:rsid w:val="008A0C31"/>
    <w:rsid w:val="008A0C7B"/>
    <w:rsid w:val="008A0F9A"/>
    <w:rsid w:val="008A1163"/>
    <w:rsid w:val="008A161C"/>
    <w:rsid w:val="008A2868"/>
    <w:rsid w:val="008A2E7C"/>
    <w:rsid w:val="008A3CD7"/>
    <w:rsid w:val="008A3F62"/>
    <w:rsid w:val="008A43E0"/>
    <w:rsid w:val="008A4C4B"/>
    <w:rsid w:val="008A5358"/>
    <w:rsid w:val="008A5F1C"/>
    <w:rsid w:val="008A758F"/>
    <w:rsid w:val="008A76FA"/>
    <w:rsid w:val="008A7C0C"/>
    <w:rsid w:val="008A7E5D"/>
    <w:rsid w:val="008A7E6E"/>
    <w:rsid w:val="008B058F"/>
    <w:rsid w:val="008B328B"/>
    <w:rsid w:val="008B3963"/>
    <w:rsid w:val="008B457F"/>
    <w:rsid w:val="008B4D48"/>
    <w:rsid w:val="008B5978"/>
    <w:rsid w:val="008B6CDD"/>
    <w:rsid w:val="008B6EDD"/>
    <w:rsid w:val="008B6FD0"/>
    <w:rsid w:val="008B7537"/>
    <w:rsid w:val="008B7E1F"/>
    <w:rsid w:val="008C0F03"/>
    <w:rsid w:val="008C10CE"/>
    <w:rsid w:val="008C1707"/>
    <w:rsid w:val="008C1827"/>
    <w:rsid w:val="008C22A1"/>
    <w:rsid w:val="008C30A7"/>
    <w:rsid w:val="008C3F8F"/>
    <w:rsid w:val="008C42A1"/>
    <w:rsid w:val="008C45B7"/>
    <w:rsid w:val="008C4D34"/>
    <w:rsid w:val="008C50E2"/>
    <w:rsid w:val="008C5902"/>
    <w:rsid w:val="008C5964"/>
    <w:rsid w:val="008C5E6B"/>
    <w:rsid w:val="008D03A0"/>
    <w:rsid w:val="008D095F"/>
    <w:rsid w:val="008D1728"/>
    <w:rsid w:val="008D28F5"/>
    <w:rsid w:val="008D2DD9"/>
    <w:rsid w:val="008D3272"/>
    <w:rsid w:val="008D43E8"/>
    <w:rsid w:val="008D4514"/>
    <w:rsid w:val="008D56CF"/>
    <w:rsid w:val="008D599F"/>
    <w:rsid w:val="008E151D"/>
    <w:rsid w:val="008E2425"/>
    <w:rsid w:val="008E2F5B"/>
    <w:rsid w:val="008E3495"/>
    <w:rsid w:val="008E5B9B"/>
    <w:rsid w:val="008E6DAD"/>
    <w:rsid w:val="008E715E"/>
    <w:rsid w:val="008E78A4"/>
    <w:rsid w:val="008F046B"/>
    <w:rsid w:val="008F057F"/>
    <w:rsid w:val="008F0C78"/>
    <w:rsid w:val="008F22E1"/>
    <w:rsid w:val="008F3447"/>
    <w:rsid w:val="008F38EB"/>
    <w:rsid w:val="008F3D6B"/>
    <w:rsid w:val="008F4F72"/>
    <w:rsid w:val="008F5BAD"/>
    <w:rsid w:val="008F616A"/>
    <w:rsid w:val="008F6819"/>
    <w:rsid w:val="008F6E63"/>
    <w:rsid w:val="008F7311"/>
    <w:rsid w:val="008F7799"/>
    <w:rsid w:val="008F7FF0"/>
    <w:rsid w:val="0090049F"/>
    <w:rsid w:val="009010C9"/>
    <w:rsid w:val="009014BC"/>
    <w:rsid w:val="009022F8"/>
    <w:rsid w:val="009028BF"/>
    <w:rsid w:val="009030A7"/>
    <w:rsid w:val="0090319B"/>
    <w:rsid w:val="00903BFE"/>
    <w:rsid w:val="00905513"/>
    <w:rsid w:val="009061B1"/>
    <w:rsid w:val="009063B5"/>
    <w:rsid w:val="00907239"/>
    <w:rsid w:val="009072C4"/>
    <w:rsid w:val="009101AA"/>
    <w:rsid w:val="00911E7F"/>
    <w:rsid w:val="00912351"/>
    <w:rsid w:val="0091320B"/>
    <w:rsid w:val="00914049"/>
    <w:rsid w:val="00914D4C"/>
    <w:rsid w:val="009161D5"/>
    <w:rsid w:val="00916358"/>
    <w:rsid w:val="009163CC"/>
    <w:rsid w:val="00916463"/>
    <w:rsid w:val="00917659"/>
    <w:rsid w:val="00917919"/>
    <w:rsid w:val="00917A94"/>
    <w:rsid w:val="00917EBE"/>
    <w:rsid w:val="009204C6"/>
    <w:rsid w:val="00920ACD"/>
    <w:rsid w:val="0092198F"/>
    <w:rsid w:val="00921F82"/>
    <w:rsid w:val="00922232"/>
    <w:rsid w:val="00922454"/>
    <w:rsid w:val="00922ED4"/>
    <w:rsid w:val="00925836"/>
    <w:rsid w:val="009267F0"/>
    <w:rsid w:val="0092694D"/>
    <w:rsid w:val="00926BF3"/>
    <w:rsid w:val="009305EA"/>
    <w:rsid w:val="00931741"/>
    <w:rsid w:val="0093216B"/>
    <w:rsid w:val="0093229B"/>
    <w:rsid w:val="0093281E"/>
    <w:rsid w:val="00934A9B"/>
    <w:rsid w:val="009355C7"/>
    <w:rsid w:val="00935C87"/>
    <w:rsid w:val="009365BC"/>
    <w:rsid w:val="009378D6"/>
    <w:rsid w:val="00937C3F"/>
    <w:rsid w:val="00937C59"/>
    <w:rsid w:val="009405EA"/>
    <w:rsid w:val="009413CC"/>
    <w:rsid w:val="00941CAF"/>
    <w:rsid w:val="0094272E"/>
    <w:rsid w:val="00943038"/>
    <w:rsid w:val="00943429"/>
    <w:rsid w:val="009434E5"/>
    <w:rsid w:val="00945542"/>
    <w:rsid w:val="00946A73"/>
    <w:rsid w:val="00946F99"/>
    <w:rsid w:val="009470AA"/>
    <w:rsid w:val="00947C4F"/>
    <w:rsid w:val="00950643"/>
    <w:rsid w:val="00951003"/>
    <w:rsid w:val="009514C3"/>
    <w:rsid w:val="0095186B"/>
    <w:rsid w:val="00951EAA"/>
    <w:rsid w:val="00953734"/>
    <w:rsid w:val="00954524"/>
    <w:rsid w:val="0095489E"/>
    <w:rsid w:val="009560EB"/>
    <w:rsid w:val="00957656"/>
    <w:rsid w:val="009600BE"/>
    <w:rsid w:val="00960F4A"/>
    <w:rsid w:val="0096158C"/>
    <w:rsid w:val="0096198D"/>
    <w:rsid w:val="00963421"/>
    <w:rsid w:val="009637A5"/>
    <w:rsid w:val="00964243"/>
    <w:rsid w:val="00964659"/>
    <w:rsid w:val="00965D64"/>
    <w:rsid w:val="00966007"/>
    <w:rsid w:val="00966F99"/>
    <w:rsid w:val="0096733B"/>
    <w:rsid w:val="009705C2"/>
    <w:rsid w:val="00972709"/>
    <w:rsid w:val="00972DCC"/>
    <w:rsid w:val="00973214"/>
    <w:rsid w:val="009743CC"/>
    <w:rsid w:val="009754DD"/>
    <w:rsid w:val="00976CDA"/>
    <w:rsid w:val="0097715D"/>
    <w:rsid w:val="0097716C"/>
    <w:rsid w:val="00977F3C"/>
    <w:rsid w:val="00980AC6"/>
    <w:rsid w:val="00983113"/>
    <w:rsid w:val="00984324"/>
    <w:rsid w:val="009851B4"/>
    <w:rsid w:val="009865D4"/>
    <w:rsid w:val="009905C2"/>
    <w:rsid w:val="00990718"/>
    <w:rsid w:val="00990B33"/>
    <w:rsid w:val="00991331"/>
    <w:rsid w:val="0099140C"/>
    <w:rsid w:val="009923AB"/>
    <w:rsid w:val="009924FA"/>
    <w:rsid w:val="009925FB"/>
    <w:rsid w:val="00993482"/>
    <w:rsid w:val="009935AE"/>
    <w:rsid w:val="009938FC"/>
    <w:rsid w:val="00993E2E"/>
    <w:rsid w:val="009947C4"/>
    <w:rsid w:val="00994AB0"/>
    <w:rsid w:val="009956ED"/>
    <w:rsid w:val="00995A44"/>
    <w:rsid w:val="009962F1"/>
    <w:rsid w:val="00996F54"/>
    <w:rsid w:val="009974C9"/>
    <w:rsid w:val="00997ED3"/>
    <w:rsid w:val="009A1DF6"/>
    <w:rsid w:val="009A21CC"/>
    <w:rsid w:val="009A3B52"/>
    <w:rsid w:val="009A3E53"/>
    <w:rsid w:val="009A472F"/>
    <w:rsid w:val="009A4E98"/>
    <w:rsid w:val="009A4F13"/>
    <w:rsid w:val="009A5F9C"/>
    <w:rsid w:val="009A6E2B"/>
    <w:rsid w:val="009A757F"/>
    <w:rsid w:val="009B07FF"/>
    <w:rsid w:val="009B103C"/>
    <w:rsid w:val="009B1DFE"/>
    <w:rsid w:val="009B2C78"/>
    <w:rsid w:val="009B4191"/>
    <w:rsid w:val="009B443B"/>
    <w:rsid w:val="009B503E"/>
    <w:rsid w:val="009B549E"/>
    <w:rsid w:val="009B5DA4"/>
    <w:rsid w:val="009B6DC4"/>
    <w:rsid w:val="009B6E5C"/>
    <w:rsid w:val="009B723A"/>
    <w:rsid w:val="009C00DF"/>
    <w:rsid w:val="009C0B0A"/>
    <w:rsid w:val="009C1D23"/>
    <w:rsid w:val="009C1FF2"/>
    <w:rsid w:val="009C2484"/>
    <w:rsid w:val="009C3DFD"/>
    <w:rsid w:val="009C5906"/>
    <w:rsid w:val="009C72CC"/>
    <w:rsid w:val="009C7B0E"/>
    <w:rsid w:val="009D06A6"/>
    <w:rsid w:val="009D09F8"/>
    <w:rsid w:val="009D0A93"/>
    <w:rsid w:val="009D0EE5"/>
    <w:rsid w:val="009D10F2"/>
    <w:rsid w:val="009D311E"/>
    <w:rsid w:val="009D39BC"/>
    <w:rsid w:val="009D3C19"/>
    <w:rsid w:val="009D5580"/>
    <w:rsid w:val="009D6327"/>
    <w:rsid w:val="009D6C44"/>
    <w:rsid w:val="009D773F"/>
    <w:rsid w:val="009E05B0"/>
    <w:rsid w:val="009E1450"/>
    <w:rsid w:val="009E2473"/>
    <w:rsid w:val="009E2769"/>
    <w:rsid w:val="009E2814"/>
    <w:rsid w:val="009E3AB7"/>
    <w:rsid w:val="009E5013"/>
    <w:rsid w:val="009E50E6"/>
    <w:rsid w:val="009E6A8C"/>
    <w:rsid w:val="009E6CEE"/>
    <w:rsid w:val="009E6E9D"/>
    <w:rsid w:val="009F0622"/>
    <w:rsid w:val="009F088E"/>
    <w:rsid w:val="009F13E6"/>
    <w:rsid w:val="009F16A9"/>
    <w:rsid w:val="009F3EB5"/>
    <w:rsid w:val="009F4EC7"/>
    <w:rsid w:val="009F51C0"/>
    <w:rsid w:val="009F56E2"/>
    <w:rsid w:val="009F58D9"/>
    <w:rsid w:val="009F6390"/>
    <w:rsid w:val="009F68B8"/>
    <w:rsid w:val="009F6E85"/>
    <w:rsid w:val="009F714E"/>
    <w:rsid w:val="009F7B7A"/>
    <w:rsid w:val="00A000FE"/>
    <w:rsid w:val="00A0127B"/>
    <w:rsid w:val="00A02961"/>
    <w:rsid w:val="00A02F11"/>
    <w:rsid w:val="00A03742"/>
    <w:rsid w:val="00A04F49"/>
    <w:rsid w:val="00A057C1"/>
    <w:rsid w:val="00A079FE"/>
    <w:rsid w:val="00A10BE9"/>
    <w:rsid w:val="00A112D2"/>
    <w:rsid w:val="00A11302"/>
    <w:rsid w:val="00A11A78"/>
    <w:rsid w:val="00A120B0"/>
    <w:rsid w:val="00A13A6F"/>
    <w:rsid w:val="00A14BE6"/>
    <w:rsid w:val="00A1587D"/>
    <w:rsid w:val="00A15C08"/>
    <w:rsid w:val="00A15C89"/>
    <w:rsid w:val="00A161E7"/>
    <w:rsid w:val="00A173B9"/>
    <w:rsid w:val="00A20186"/>
    <w:rsid w:val="00A20C49"/>
    <w:rsid w:val="00A21393"/>
    <w:rsid w:val="00A23F2C"/>
    <w:rsid w:val="00A253BC"/>
    <w:rsid w:val="00A26AA1"/>
    <w:rsid w:val="00A26B5B"/>
    <w:rsid w:val="00A27754"/>
    <w:rsid w:val="00A3033C"/>
    <w:rsid w:val="00A3105D"/>
    <w:rsid w:val="00A3121B"/>
    <w:rsid w:val="00A31770"/>
    <w:rsid w:val="00A31C5D"/>
    <w:rsid w:val="00A3257A"/>
    <w:rsid w:val="00A327BE"/>
    <w:rsid w:val="00A347A9"/>
    <w:rsid w:val="00A350B3"/>
    <w:rsid w:val="00A3541B"/>
    <w:rsid w:val="00A35754"/>
    <w:rsid w:val="00A35848"/>
    <w:rsid w:val="00A35875"/>
    <w:rsid w:val="00A36A12"/>
    <w:rsid w:val="00A37782"/>
    <w:rsid w:val="00A377A8"/>
    <w:rsid w:val="00A3787D"/>
    <w:rsid w:val="00A378B5"/>
    <w:rsid w:val="00A379D0"/>
    <w:rsid w:val="00A37D74"/>
    <w:rsid w:val="00A4010B"/>
    <w:rsid w:val="00A40776"/>
    <w:rsid w:val="00A40FB0"/>
    <w:rsid w:val="00A4104B"/>
    <w:rsid w:val="00A41192"/>
    <w:rsid w:val="00A4122D"/>
    <w:rsid w:val="00A4442D"/>
    <w:rsid w:val="00A44A4C"/>
    <w:rsid w:val="00A4513E"/>
    <w:rsid w:val="00A452A8"/>
    <w:rsid w:val="00A463E2"/>
    <w:rsid w:val="00A47011"/>
    <w:rsid w:val="00A51C52"/>
    <w:rsid w:val="00A52445"/>
    <w:rsid w:val="00A53E78"/>
    <w:rsid w:val="00A54474"/>
    <w:rsid w:val="00A54EE4"/>
    <w:rsid w:val="00A553EA"/>
    <w:rsid w:val="00A55AD1"/>
    <w:rsid w:val="00A55F3A"/>
    <w:rsid w:val="00A56AD7"/>
    <w:rsid w:val="00A56ECE"/>
    <w:rsid w:val="00A57852"/>
    <w:rsid w:val="00A61B57"/>
    <w:rsid w:val="00A62AC6"/>
    <w:rsid w:val="00A63952"/>
    <w:rsid w:val="00A63A93"/>
    <w:rsid w:val="00A66FFC"/>
    <w:rsid w:val="00A70111"/>
    <w:rsid w:val="00A710F0"/>
    <w:rsid w:val="00A739EE"/>
    <w:rsid w:val="00A73B3F"/>
    <w:rsid w:val="00A73EB3"/>
    <w:rsid w:val="00A745BB"/>
    <w:rsid w:val="00A75450"/>
    <w:rsid w:val="00A77338"/>
    <w:rsid w:val="00A807B2"/>
    <w:rsid w:val="00A80D89"/>
    <w:rsid w:val="00A815B2"/>
    <w:rsid w:val="00A85BE9"/>
    <w:rsid w:val="00A85DC3"/>
    <w:rsid w:val="00A869BF"/>
    <w:rsid w:val="00A875DE"/>
    <w:rsid w:val="00A87CC6"/>
    <w:rsid w:val="00A90586"/>
    <w:rsid w:val="00A90807"/>
    <w:rsid w:val="00A909C4"/>
    <w:rsid w:val="00A91158"/>
    <w:rsid w:val="00A93616"/>
    <w:rsid w:val="00A957D4"/>
    <w:rsid w:val="00A963E2"/>
    <w:rsid w:val="00A9658F"/>
    <w:rsid w:val="00A96B5B"/>
    <w:rsid w:val="00A96EEC"/>
    <w:rsid w:val="00AA058E"/>
    <w:rsid w:val="00AA34AC"/>
    <w:rsid w:val="00AA3F46"/>
    <w:rsid w:val="00AA4E7B"/>
    <w:rsid w:val="00AA6631"/>
    <w:rsid w:val="00AA697B"/>
    <w:rsid w:val="00AA784E"/>
    <w:rsid w:val="00AB0594"/>
    <w:rsid w:val="00AB14D5"/>
    <w:rsid w:val="00AB15D1"/>
    <w:rsid w:val="00AB15EF"/>
    <w:rsid w:val="00AB18E7"/>
    <w:rsid w:val="00AB27A8"/>
    <w:rsid w:val="00AB2F73"/>
    <w:rsid w:val="00AB3C1B"/>
    <w:rsid w:val="00AB4C75"/>
    <w:rsid w:val="00AB5469"/>
    <w:rsid w:val="00AB5F94"/>
    <w:rsid w:val="00AB75C0"/>
    <w:rsid w:val="00AC1475"/>
    <w:rsid w:val="00AC1667"/>
    <w:rsid w:val="00AC2815"/>
    <w:rsid w:val="00AC356F"/>
    <w:rsid w:val="00AC38B4"/>
    <w:rsid w:val="00AC47FB"/>
    <w:rsid w:val="00AC4AAC"/>
    <w:rsid w:val="00AC6C6A"/>
    <w:rsid w:val="00AC6EFA"/>
    <w:rsid w:val="00AC7B32"/>
    <w:rsid w:val="00AC7D00"/>
    <w:rsid w:val="00AC7ED2"/>
    <w:rsid w:val="00AD0AD9"/>
    <w:rsid w:val="00AD14BE"/>
    <w:rsid w:val="00AD197D"/>
    <w:rsid w:val="00AD1EE9"/>
    <w:rsid w:val="00AD1F6F"/>
    <w:rsid w:val="00AD2C1B"/>
    <w:rsid w:val="00AD366B"/>
    <w:rsid w:val="00AD4EA4"/>
    <w:rsid w:val="00AD6AE1"/>
    <w:rsid w:val="00AE0B3F"/>
    <w:rsid w:val="00AE0DDE"/>
    <w:rsid w:val="00AE0F19"/>
    <w:rsid w:val="00AE1D3D"/>
    <w:rsid w:val="00AE2877"/>
    <w:rsid w:val="00AE2A03"/>
    <w:rsid w:val="00AE327A"/>
    <w:rsid w:val="00AE3D9D"/>
    <w:rsid w:val="00AE3E06"/>
    <w:rsid w:val="00AE578C"/>
    <w:rsid w:val="00AE5EB4"/>
    <w:rsid w:val="00AE71ED"/>
    <w:rsid w:val="00AF0CDA"/>
    <w:rsid w:val="00AF0D91"/>
    <w:rsid w:val="00AF1792"/>
    <w:rsid w:val="00AF1D11"/>
    <w:rsid w:val="00AF262F"/>
    <w:rsid w:val="00AF4123"/>
    <w:rsid w:val="00AF48D4"/>
    <w:rsid w:val="00AF4CD9"/>
    <w:rsid w:val="00AF5226"/>
    <w:rsid w:val="00AF70AE"/>
    <w:rsid w:val="00B00FB4"/>
    <w:rsid w:val="00B0100F"/>
    <w:rsid w:val="00B01010"/>
    <w:rsid w:val="00B02371"/>
    <w:rsid w:val="00B024EB"/>
    <w:rsid w:val="00B04342"/>
    <w:rsid w:val="00B04F6E"/>
    <w:rsid w:val="00B05666"/>
    <w:rsid w:val="00B062CA"/>
    <w:rsid w:val="00B06ACF"/>
    <w:rsid w:val="00B075A8"/>
    <w:rsid w:val="00B07611"/>
    <w:rsid w:val="00B07C1B"/>
    <w:rsid w:val="00B10694"/>
    <w:rsid w:val="00B11804"/>
    <w:rsid w:val="00B1230A"/>
    <w:rsid w:val="00B12614"/>
    <w:rsid w:val="00B14222"/>
    <w:rsid w:val="00B1424E"/>
    <w:rsid w:val="00B143D8"/>
    <w:rsid w:val="00B14E1D"/>
    <w:rsid w:val="00B150C9"/>
    <w:rsid w:val="00B16DA1"/>
    <w:rsid w:val="00B17188"/>
    <w:rsid w:val="00B175E0"/>
    <w:rsid w:val="00B21D99"/>
    <w:rsid w:val="00B22027"/>
    <w:rsid w:val="00B22070"/>
    <w:rsid w:val="00B220D7"/>
    <w:rsid w:val="00B24F38"/>
    <w:rsid w:val="00B26140"/>
    <w:rsid w:val="00B26361"/>
    <w:rsid w:val="00B300AA"/>
    <w:rsid w:val="00B30C74"/>
    <w:rsid w:val="00B3152C"/>
    <w:rsid w:val="00B3305C"/>
    <w:rsid w:val="00B3353F"/>
    <w:rsid w:val="00B335D8"/>
    <w:rsid w:val="00B33860"/>
    <w:rsid w:val="00B35256"/>
    <w:rsid w:val="00B366E8"/>
    <w:rsid w:val="00B373EE"/>
    <w:rsid w:val="00B403FB"/>
    <w:rsid w:val="00B404EF"/>
    <w:rsid w:val="00B408FE"/>
    <w:rsid w:val="00B41BAF"/>
    <w:rsid w:val="00B437A3"/>
    <w:rsid w:val="00B43CB8"/>
    <w:rsid w:val="00B44BDB"/>
    <w:rsid w:val="00B456C2"/>
    <w:rsid w:val="00B4660C"/>
    <w:rsid w:val="00B46AB1"/>
    <w:rsid w:val="00B47968"/>
    <w:rsid w:val="00B5009C"/>
    <w:rsid w:val="00B504E5"/>
    <w:rsid w:val="00B524E0"/>
    <w:rsid w:val="00B526CB"/>
    <w:rsid w:val="00B526E2"/>
    <w:rsid w:val="00B53FE8"/>
    <w:rsid w:val="00B57C70"/>
    <w:rsid w:val="00B57E35"/>
    <w:rsid w:val="00B60A2D"/>
    <w:rsid w:val="00B613B0"/>
    <w:rsid w:val="00B62874"/>
    <w:rsid w:val="00B62EB1"/>
    <w:rsid w:val="00B62ED3"/>
    <w:rsid w:val="00B64A3D"/>
    <w:rsid w:val="00B64A5C"/>
    <w:rsid w:val="00B650BD"/>
    <w:rsid w:val="00B6521E"/>
    <w:rsid w:val="00B65295"/>
    <w:rsid w:val="00B655B9"/>
    <w:rsid w:val="00B659E9"/>
    <w:rsid w:val="00B6701F"/>
    <w:rsid w:val="00B67862"/>
    <w:rsid w:val="00B71CC7"/>
    <w:rsid w:val="00B7215E"/>
    <w:rsid w:val="00B72784"/>
    <w:rsid w:val="00B7332D"/>
    <w:rsid w:val="00B74164"/>
    <w:rsid w:val="00B74506"/>
    <w:rsid w:val="00B74C99"/>
    <w:rsid w:val="00B803DE"/>
    <w:rsid w:val="00B8042B"/>
    <w:rsid w:val="00B809A6"/>
    <w:rsid w:val="00B80CB2"/>
    <w:rsid w:val="00B818D1"/>
    <w:rsid w:val="00B81CA3"/>
    <w:rsid w:val="00B81D44"/>
    <w:rsid w:val="00B83417"/>
    <w:rsid w:val="00B83816"/>
    <w:rsid w:val="00B84917"/>
    <w:rsid w:val="00B85177"/>
    <w:rsid w:val="00B85577"/>
    <w:rsid w:val="00B86139"/>
    <w:rsid w:val="00B86CFC"/>
    <w:rsid w:val="00B86EC3"/>
    <w:rsid w:val="00B901F5"/>
    <w:rsid w:val="00B91688"/>
    <w:rsid w:val="00B91A43"/>
    <w:rsid w:val="00B922B0"/>
    <w:rsid w:val="00B92960"/>
    <w:rsid w:val="00B932C9"/>
    <w:rsid w:val="00B9355B"/>
    <w:rsid w:val="00B939BA"/>
    <w:rsid w:val="00B940D3"/>
    <w:rsid w:val="00B94412"/>
    <w:rsid w:val="00B9682A"/>
    <w:rsid w:val="00B9710D"/>
    <w:rsid w:val="00B9718D"/>
    <w:rsid w:val="00BA06B2"/>
    <w:rsid w:val="00BA07AC"/>
    <w:rsid w:val="00BA0973"/>
    <w:rsid w:val="00BA163A"/>
    <w:rsid w:val="00BA291B"/>
    <w:rsid w:val="00BA2C82"/>
    <w:rsid w:val="00BA3298"/>
    <w:rsid w:val="00BA426A"/>
    <w:rsid w:val="00BA5166"/>
    <w:rsid w:val="00BA5399"/>
    <w:rsid w:val="00BA569E"/>
    <w:rsid w:val="00BA5ABD"/>
    <w:rsid w:val="00BA5B4A"/>
    <w:rsid w:val="00BA72D2"/>
    <w:rsid w:val="00BA7AE5"/>
    <w:rsid w:val="00BB01A2"/>
    <w:rsid w:val="00BB1594"/>
    <w:rsid w:val="00BB1B9A"/>
    <w:rsid w:val="00BB2769"/>
    <w:rsid w:val="00BB42CA"/>
    <w:rsid w:val="00BB6028"/>
    <w:rsid w:val="00BB744D"/>
    <w:rsid w:val="00BB764F"/>
    <w:rsid w:val="00BB7E0B"/>
    <w:rsid w:val="00BC1083"/>
    <w:rsid w:val="00BC1E2A"/>
    <w:rsid w:val="00BC3178"/>
    <w:rsid w:val="00BC323D"/>
    <w:rsid w:val="00BC48C8"/>
    <w:rsid w:val="00BC4964"/>
    <w:rsid w:val="00BC5B79"/>
    <w:rsid w:val="00BC6B1F"/>
    <w:rsid w:val="00BC706D"/>
    <w:rsid w:val="00BC7828"/>
    <w:rsid w:val="00BD0F4B"/>
    <w:rsid w:val="00BD0FFF"/>
    <w:rsid w:val="00BD2581"/>
    <w:rsid w:val="00BD2B52"/>
    <w:rsid w:val="00BD32CE"/>
    <w:rsid w:val="00BD3567"/>
    <w:rsid w:val="00BD42B9"/>
    <w:rsid w:val="00BD4982"/>
    <w:rsid w:val="00BD4C3E"/>
    <w:rsid w:val="00BD6068"/>
    <w:rsid w:val="00BD625D"/>
    <w:rsid w:val="00BD6368"/>
    <w:rsid w:val="00BD6ED0"/>
    <w:rsid w:val="00BD76F5"/>
    <w:rsid w:val="00BE2C48"/>
    <w:rsid w:val="00BE3730"/>
    <w:rsid w:val="00BE3D1C"/>
    <w:rsid w:val="00BE410C"/>
    <w:rsid w:val="00BE42B1"/>
    <w:rsid w:val="00BE4614"/>
    <w:rsid w:val="00BE522D"/>
    <w:rsid w:val="00BE6319"/>
    <w:rsid w:val="00BE7ACA"/>
    <w:rsid w:val="00BF0337"/>
    <w:rsid w:val="00BF0811"/>
    <w:rsid w:val="00BF158A"/>
    <w:rsid w:val="00BF49C4"/>
    <w:rsid w:val="00BF52C5"/>
    <w:rsid w:val="00BF6DF2"/>
    <w:rsid w:val="00BF6F95"/>
    <w:rsid w:val="00BF7B97"/>
    <w:rsid w:val="00C00195"/>
    <w:rsid w:val="00C002CE"/>
    <w:rsid w:val="00C00DD0"/>
    <w:rsid w:val="00C00EF2"/>
    <w:rsid w:val="00C01B18"/>
    <w:rsid w:val="00C027D3"/>
    <w:rsid w:val="00C02B51"/>
    <w:rsid w:val="00C02CF5"/>
    <w:rsid w:val="00C03CF2"/>
    <w:rsid w:val="00C04FA6"/>
    <w:rsid w:val="00C06613"/>
    <w:rsid w:val="00C0768A"/>
    <w:rsid w:val="00C11A6F"/>
    <w:rsid w:val="00C11B06"/>
    <w:rsid w:val="00C11CFC"/>
    <w:rsid w:val="00C11DC6"/>
    <w:rsid w:val="00C12168"/>
    <w:rsid w:val="00C121C0"/>
    <w:rsid w:val="00C13738"/>
    <w:rsid w:val="00C13F72"/>
    <w:rsid w:val="00C15086"/>
    <w:rsid w:val="00C158F1"/>
    <w:rsid w:val="00C15DA3"/>
    <w:rsid w:val="00C166FA"/>
    <w:rsid w:val="00C16B4C"/>
    <w:rsid w:val="00C2075F"/>
    <w:rsid w:val="00C20997"/>
    <w:rsid w:val="00C20AAA"/>
    <w:rsid w:val="00C20D01"/>
    <w:rsid w:val="00C23446"/>
    <w:rsid w:val="00C2361F"/>
    <w:rsid w:val="00C239F7"/>
    <w:rsid w:val="00C2518E"/>
    <w:rsid w:val="00C25F4F"/>
    <w:rsid w:val="00C26306"/>
    <w:rsid w:val="00C263B5"/>
    <w:rsid w:val="00C2741C"/>
    <w:rsid w:val="00C27AA7"/>
    <w:rsid w:val="00C3101C"/>
    <w:rsid w:val="00C32A1D"/>
    <w:rsid w:val="00C3394B"/>
    <w:rsid w:val="00C34418"/>
    <w:rsid w:val="00C355F4"/>
    <w:rsid w:val="00C36643"/>
    <w:rsid w:val="00C36731"/>
    <w:rsid w:val="00C37A5A"/>
    <w:rsid w:val="00C40670"/>
    <w:rsid w:val="00C41B1E"/>
    <w:rsid w:val="00C42A71"/>
    <w:rsid w:val="00C43E6E"/>
    <w:rsid w:val="00C44359"/>
    <w:rsid w:val="00C4474C"/>
    <w:rsid w:val="00C45676"/>
    <w:rsid w:val="00C457F9"/>
    <w:rsid w:val="00C4658E"/>
    <w:rsid w:val="00C50CC1"/>
    <w:rsid w:val="00C51829"/>
    <w:rsid w:val="00C527F2"/>
    <w:rsid w:val="00C54F51"/>
    <w:rsid w:val="00C5655B"/>
    <w:rsid w:val="00C56AED"/>
    <w:rsid w:val="00C56E22"/>
    <w:rsid w:val="00C615C0"/>
    <w:rsid w:val="00C615DE"/>
    <w:rsid w:val="00C62546"/>
    <w:rsid w:val="00C64DD0"/>
    <w:rsid w:val="00C655C7"/>
    <w:rsid w:val="00C65BC0"/>
    <w:rsid w:val="00C6748F"/>
    <w:rsid w:val="00C67536"/>
    <w:rsid w:val="00C67C1C"/>
    <w:rsid w:val="00C70F19"/>
    <w:rsid w:val="00C718E8"/>
    <w:rsid w:val="00C72704"/>
    <w:rsid w:val="00C728D4"/>
    <w:rsid w:val="00C72C6B"/>
    <w:rsid w:val="00C73D6B"/>
    <w:rsid w:val="00C73EA4"/>
    <w:rsid w:val="00C743FC"/>
    <w:rsid w:val="00C75099"/>
    <w:rsid w:val="00C75EFA"/>
    <w:rsid w:val="00C766A1"/>
    <w:rsid w:val="00C77769"/>
    <w:rsid w:val="00C77AA2"/>
    <w:rsid w:val="00C77D2B"/>
    <w:rsid w:val="00C77EC5"/>
    <w:rsid w:val="00C80FC2"/>
    <w:rsid w:val="00C81D7C"/>
    <w:rsid w:val="00C81FE3"/>
    <w:rsid w:val="00C82659"/>
    <w:rsid w:val="00C827FB"/>
    <w:rsid w:val="00C84291"/>
    <w:rsid w:val="00C8499C"/>
    <w:rsid w:val="00C85664"/>
    <w:rsid w:val="00C860EB"/>
    <w:rsid w:val="00C86DAD"/>
    <w:rsid w:val="00C91A5D"/>
    <w:rsid w:val="00C91C1E"/>
    <w:rsid w:val="00C9231D"/>
    <w:rsid w:val="00C92720"/>
    <w:rsid w:val="00C92882"/>
    <w:rsid w:val="00C92EFF"/>
    <w:rsid w:val="00C93487"/>
    <w:rsid w:val="00C93BDA"/>
    <w:rsid w:val="00C93F2C"/>
    <w:rsid w:val="00C954ED"/>
    <w:rsid w:val="00C955EE"/>
    <w:rsid w:val="00C95F47"/>
    <w:rsid w:val="00C9BAC2"/>
    <w:rsid w:val="00CA123E"/>
    <w:rsid w:val="00CA2710"/>
    <w:rsid w:val="00CA3845"/>
    <w:rsid w:val="00CA4301"/>
    <w:rsid w:val="00CA4D4B"/>
    <w:rsid w:val="00CA52FA"/>
    <w:rsid w:val="00CA66F3"/>
    <w:rsid w:val="00CA68C0"/>
    <w:rsid w:val="00CA6F0E"/>
    <w:rsid w:val="00CB0B5B"/>
    <w:rsid w:val="00CB2C9D"/>
    <w:rsid w:val="00CB3134"/>
    <w:rsid w:val="00CB32BC"/>
    <w:rsid w:val="00CB385F"/>
    <w:rsid w:val="00CB465F"/>
    <w:rsid w:val="00CB512D"/>
    <w:rsid w:val="00CB5E06"/>
    <w:rsid w:val="00CB5E29"/>
    <w:rsid w:val="00CB7430"/>
    <w:rsid w:val="00CB77A2"/>
    <w:rsid w:val="00CC050A"/>
    <w:rsid w:val="00CC06C8"/>
    <w:rsid w:val="00CC0BF4"/>
    <w:rsid w:val="00CC17F6"/>
    <w:rsid w:val="00CC1A94"/>
    <w:rsid w:val="00CC1CF5"/>
    <w:rsid w:val="00CC2AF0"/>
    <w:rsid w:val="00CC3195"/>
    <w:rsid w:val="00CC32F6"/>
    <w:rsid w:val="00CC4B7E"/>
    <w:rsid w:val="00CC5003"/>
    <w:rsid w:val="00CC59D5"/>
    <w:rsid w:val="00CC5FE1"/>
    <w:rsid w:val="00CC60AD"/>
    <w:rsid w:val="00CC6EF2"/>
    <w:rsid w:val="00CC72F3"/>
    <w:rsid w:val="00CC7304"/>
    <w:rsid w:val="00CD0CEA"/>
    <w:rsid w:val="00CD1B9B"/>
    <w:rsid w:val="00CD1D6C"/>
    <w:rsid w:val="00CD36A7"/>
    <w:rsid w:val="00CD3BC5"/>
    <w:rsid w:val="00CD3E19"/>
    <w:rsid w:val="00CD4A84"/>
    <w:rsid w:val="00CD5C6F"/>
    <w:rsid w:val="00CD66B1"/>
    <w:rsid w:val="00CD6E2C"/>
    <w:rsid w:val="00CD7936"/>
    <w:rsid w:val="00CE03BC"/>
    <w:rsid w:val="00CE1245"/>
    <w:rsid w:val="00CE1358"/>
    <w:rsid w:val="00CE1C7E"/>
    <w:rsid w:val="00CE296F"/>
    <w:rsid w:val="00CE419E"/>
    <w:rsid w:val="00CE439C"/>
    <w:rsid w:val="00CE540F"/>
    <w:rsid w:val="00CE6D2E"/>
    <w:rsid w:val="00CF0367"/>
    <w:rsid w:val="00CF07CA"/>
    <w:rsid w:val="00CF13A6"/>
    <w:rsid w:val="00CF3088"/>
    <w:rsid w:val="00CF31BA"/>
    <w:rsid w:val="00CF4496"/>
    <w:rsid w:val="00CF4B91"/>
    <w:rsid w:val="00CF732A"/>
    <w:rsid w:val="00CF7725"/>
    <w:rsid w:val="00D00535"/>
    <w:rsid w:val="00D007ED"/>
    <w:rsid w:val="00D01CFD"/>
    <w:rsid w:val="00D02DFC"/>
    <w:rsid w:val="00D03605"/>
    <w:rsid w:val="00D055A6"/>
    <w:rsid w:val="00D0617C"/>
    <w:rsid w:val="00D06D88"/>
    <w:rsid w:val="00D07568"/>
    <w:rsid w:val="00D07E09"/>
    <w:rsid w:val="00D117B8"/>
    <w:rsid w:val="00D11C35"/>
    <w:rsid w:val="00D128CD"/>
    <w:rsid w:val="00D14358"/>
    <w:rsid w:val="00D15487"/>
    <w:rsid w:val="00D15A54"/>
    <w:rsid w:val="00D16BA8"/>
    <w:rsid w:val="00D17061"/>
    <w:rsid w:val="00D17769"/>
    <w:rsid w:val="00D17793"/>
    <w:rsid w:val="00D20A69"/>
    <w:rsid w:val="00D218DD"/>
    <w:rsid w:val="00D228CC"/>
    <w:rsid w:val="00D232AA"/>
    <w:rsid w:val="00D232D3"/>
    <w:rsid w:val="00D2497C"/>
    <w:rsid w:val="00D25757"/>
    <w:rsid w:val="00D27CCE"/>
    <w:rsid w:val="00D309C5"/>
    <w:rsid w:val="00D310DA"/>
    <w:rsid w:val="00D31626"/>
    <w:rsid w:val="00D31788"/>
    <w:rsid w:val="00D32413"/>
    <w:rsid w:val="00D34244"/>
    <w:rsid w:val="00D34325"/>
    <w:rsid w:val="00D344B9"/>
    <w:rsid w:val="00D34BAC"/>
    <w:rsid w:val="00D36A47"/>
    <w:rsid w:val="00D3772F"/>
    <w:rsid w:val="00D40A21"/>
    <w:rsid w:val="00D41FCF"/>
    <w:rsid w:val="00D42B42"/>
    <w:rsid w:val="00D42E13"/>
    <w:rsid w:val="00D430B2"/>
    <w:rsid w:val="00D434AC"/>
    <w:rsid w:val="00D439F1"/>
    <w:rsid w:val="00D43D29"/>
    <w:rsid w:val="00D4567D"/>
    <w:rsid w:val="00D50211"/>
    <w:rsid w:val="00D50D75"/>
    <w:rsid w:val="00D522F9"/>
    <w:rsid w:val="00D523E2"/>
    <w:rsid w:val="00D52D4C"/>
    <w:rsid w:val="00D537AD"/>
    <w:rsid w:val="00D53A59"/>
    <w:rsid w:val="00D53E5E"/>
    <w:rsid w:val="00D540F7"/>
    <w:rsid w:val="00D543B5"/>
    <w:rsid w:val="00D54812"/>
    <w:rsid w:val="00D5518E"/>
    <w:rsid w:val="00D55DD3"/>
    <w:rsid w:val="00D56592"/>
    <w:rsid w:val="00D5715E"/>
    <w:rsid w:val="00D60E92"/>
    <w:rsid w:val="00D610DE"/>
    <w:rsid w:val="00D63B08"/>
    <w:rsid w:val="00D6410C"/>
    <w:rsid w:val="00D641E9"/>
    <w:rsid w:val="00D67809"/>
    <w:rsid w:val="00D706A6"/>
    <w:rsid w:val="00D71523"/>
    <w:rsid w:val="00D73B1A"/>
    <w:rsid w:val="00D74963"/>
    <w:rsid w:val="00D75EAF"/>
    <w:rsid w:val="00D772FA"/>
    <w:rsid w:val="00D77D04"/>
    <w:rsid w:val="00D77FD2"/>
    <w:rsid w:val="00D802FD"/>
    <w:rsid w:val="00D8103D"/>
    <w:rsid w:val="00D81967"/>
    <w:rsid w:val="00D81F59"/>
    <w:rsid w:val="00D83592"/>
    <w:rsid w:val="00D83861"/>
    <w:rsid w:val="00D84EEB"/>
    <w:rsid w:val="00D85203"/>
    <w:rsid w:val="00D856D3"/>
    <w:rsid w:val="00D861F4"/>
    <w:rsid w:val="00D86F01"/>
    <w:rsid w:val="00D8786B"/>
    <w:rsid w:val="00D90EF8"/>
    <w:rsid w:val="00D92BE9"/>
    <w:rsid w:val="00D935AB"/>
    <w:rsid w:val="00D95313"/>
    <w:rsid w:val="00D9581E"/>
    <w:rsid w:val="00D96457"/>
    <w:rsid w:val="00D9709D"/>
    <w:rsid w:val="00D97453"/>
    <w:rsid w:val="00D976CA"/>
    <w:rsid w:val="00DA034E"/>
    <w:rsid w:val="00DA068F"/>
    <w:rsid w:val="00DA1089"/>
    <w:rsid w:val="00DA1338"/>
    <w:rsid w:val="00DA28EE"/>
    <w:rsid w:val="00DA560E"/>
    <w:rsid w:val="00DA5766"/>
    <w:rsid w:val="00DA692B"/>
    <w:rsid w:val="00DA7985"/>
    <w:rsid w:val="00DB037F"/>
    <w:rsid w:val="00DB212D"/>
    <w:rsid w:val="00DB2C49"/>
    <w:rsid w:val="00DB2FCA"/>
    <w:rsid w:val="00DB329C"/>
    <w:rsid w:val="00DB4663"/>
    <w:rsid w:val="00DB52BE"/>
    <w:rsid w:val="00DB5373"/>
    <w:rsid w:val="00DB5D01"/>
    <w:rsid w:val="00DC229F"/>
    <w:rsid w:val="00DC2FBD"/>
    <w:rsid w:val="00DC3252"/>
    <w:rsid w:val="00DC3727"/>
    <w:rsid w:val="00DC763E"/>
    <w:rsid w:val="00DC7A05"/>
    <w:rsid w:val="00DC7AD6"/>
    <w:rsid w:val="00DC7E7E"/>
    <w:rsid w:val="00DD0CC5"/>
    <w:rsid w:val="00DD152E"/>
    <w:rsid w:val="00DD1671"/>
    <w:rsid w:val="00DD1A8A"/>
    <w:rsid w:val="00DD2304"/>
    <w:rsid w:val="00DD25D9"/>
    <w:rsid w:val="00DD30F3"/>
    <w:rsid w:val="00DD3DE8"/>
    <w:rsid w:val="00DD3E45"/>
    <w:rsid w:val="00DD43B1"/>
    <w:rsid w:val="00DD4797"/>
    <w:rsid w:val="00DD5FD5"/>
    <w:rsid w:val="00DD645F"/>
    <w:rsid w:val="00DD6556"/>
    <w:rsid w:val="00DD6635"/>
    <w:rsid w:val="00DD667C"/>
    <w:rsid w:val="00DD7FBB"/>
    <w:rsid w:val="00DE023E"/>
    <w:rsid w:val="00DE0482"/>
    <w:rsid w:val="00DE104A"/>
    <w:rsid w:val="00DE1E47"/>
    <w:rsid w:val="00DE3A04"/>
    <w:rsid w:val="00DE53B1"/>
    <w:rsid w:val="00DE602E"/>
    <w:rsid w:val="00DE677D"/>
    <w:rsid w:val="00DE69C2"/>
    <w:rsid w:val="00DE6FEB"/>
    <w:rsid w:val="00DE74D9"/>
    <w:rsid w:val="00DF0EA9"/>
    <w:rsid w:val="00DF41F5"/>
    <w:rsid w:val="00DF44A2"/>
    <w:rsid w:val="00DF4DE2"/>
    <w:rsid w:val="00DF66EC"/>
    <w:rsid w:val="00DF6D40"/>
    <w:rsid w:val="00DF6F78"/>
    <w:rsid w:val="00DF77A9"/>
    <w:rsid w:val="00E01FD2"/>
    <w:rsid w:val="00E0223B"/>
    <w:rsid w:val="00E022CC"/>
    <w:rsid w:val="00E023BB"/>
    <w:rsid w:val="00E032FA"/>
    <w:rsid w:val="00E0341B"/>
    <w:rsid w:val="00E03528"/>
    <w:rsid w:val="00E035C8"/>
    <w:rsid w:val="00E03E19"/>
    <w:rsid w:val="00E0410F"/>
    <w:rsid w:val="00E04316"/>
    <w:rsid w:val="00E05E46"/>
    <w:rsid w:val="00E0656A"/>
    <w:rsid w:val="00E10CDB"/>
    <w:rsid w:val="00E1249E"/>
    <w:rsid w:val="00E1254B"/>
    <w:rsid w:val="00E1291C"/>
    <w:rsid w:val="00E133AA"/>
    <w:rsid w:val="00E14214"/>
    <w:rsid w:val="00E14BC5"/>
    <w:rsid w:val="00E150F1"/>
    <w:rsid w:val="00E15599"/>
    <w:rsid w:val="00E1788D"/>
    <w:rsid w:val="00E17BBE"/>
    <w:rsid w:val="00E201E4"/>
    <w:rsid w:val="00E21DA0"/>
    <w:rsid w:val="00E23F8B"/>
    <w:rsid w:val="00E2417C"/>
    <w:rsid w:val="00E24997"/>
    <w:rsid w:val="00E24DDA"/>
    <w:rsid w:val="00E25760"/>
    <w:rsid w:val="00E25978"/>
    <w:rsid w:val="00E25ED6"/>
    <w:rsid w:val="00E2671F"/>
    <w:rsid w:val="00E276D8"/>
    <w:rsid w:val="00E3053C"/>
    <w:rsid w:val="00E306E8"/>
    <w:rsid w:val="00E32132"/>
    <w:rsid w:val="00E355D0"/>
    <w:rsid w:val="00E36861"/>
    <w:rsid w:val="00E36BA3"/>
    <w:rsid w:val="00E402AE"/>
    <w:rsid w:val="00E404D5"/>
    <w:rsid w:val="00E40F50"/>
    <w:rsid w:val="00E41E17"/>
    <w:rsid w:val="00E42093"/>
    <w:rsid w:val="00E42199"/>
    <w:rsid w:val="00E422FB"/>
    <w:rsid w:val="00E424E7"/>
    <w:rsid w:val="00E42C0B"/>
    <w:rsid w:val="00E444FD"/>
    <w:rsid w:val="00E45B8A"/>
    <w:rsid w:val="00E4623D"/>
    <w:rsid w:val="00E463B0"/>
    <w:rsid w:val="00E46A2C"/>
    <w:rsid w:val="00E47EC4"/>
    <w:rsid w:val="00E50A99"/>
    <w:rsid w:val="00E50AC6"/>
    <w:rsid w:val="00E51A00"/>
    <w:rsid w:val="00E51F49"/>
    <w:rsid w:val="00E528A9"/>
    <w:rsid w:val="00E52D5F"/>
    <w:rsid w:val="00E5318C"/>
    <w:rsid w:val="00E53DF3"/>
    <w:rsid w:val="00E544F9"/>
    <w:rsid w:val="00E55069"/>
    <w:rsid w:val="00E5621C"/>
    <w:rsid w:val="00E572E4"/>
    <w:rsid w:val="00E600E9"/>
    <w:rsid w:val="00E607E3"/>
    <w:rsid w:val="00E6191E"/>
    <w:rsid w:val="00E61E40"/>
    <w:rsid w:val="00E63489"/>
    <w:rsid w:val="00E63C15"/>
    <w:rsid w:val="00E63CEC"/>
    <w:rsid w:val="00E63F71"/>
    <w:rsid w:val="00E64213"/>
    <w:rsid w:val="00E6583B"/>
    <w:rsid w:val="00E6661C"/>
    <w:rsid w:val="00E67BEE"/>
    <w:rsid w:val="00E70518"/>
    <w:rsid w:val="00E7061B"/>
    <w:rsid w:val="00E70C12"/>
    <w:rsid w:val="00E722AE"/>
    <w:rsid w:val="00E723E4"/>
    <w:rsid w:val="00E72558"/>
    <w:rsid w:val="00E74640"/>
    <w:rsid w:val="00E749C0"/>
    <w:rsid w:val="00E74C31"/>
    <w:rsid w:val="00E74CE5"/>
    <w:rsid w:val="00E7600A"/>
    <w:rsid w:val="00E762D9"/>
    <w:rsid w:val="00E76815"/>
    <w:rsid w:val="00E776AE"/>
    <w:rsid w:val="00E77921"/>
    <w:rsid w:val="00E77A66"/>
    <w:rsid w:val="00E812CE"/>
    <w:rsid w:val="00E8177A"/>
    <w:rsid w:val="00E8281B"/>
    <w:rsid w:val="00E82F30"/>
    <w:rsid w:val="00E8330A"/>
    <w:rsid w:val="00E83C8B"/>
    <w:rsid w:val="00E84A6C"/>
    <w:rsid w:val="00E855F7"/>
    <w:rsid w:val="00E87CD5"/>
    <w:rsid w:val="00E9134F"/>
    <w:rsid w:val="00E9138F"/>
    <w:rsid w:val="00E916CC"/>
    <w:rsid w:val="00E92FB5"/>
    <w:rsid w:val="00E932B7"/>
    <w:rsid w:val="00E94A29"/>
    <w:rsid w:val="00E95AD4"/>
    <w:rsid w:val="00E95D8F"/>
    <w:rsid w:val="00E96CB6"/>
    <w:rsid w:val="00E970A4"/>
    <w:rsid w:val="00E97101"/>
    <w:rsid w:val="00EA0023"/>
    <w:rsid w:val="00EA1C9F"/>
    <w:rsid w:val="00EA22D9"/>
    <w:rsid w:val="00EA2543"/>
    <w:rsid w:val="00EA2719"/>
    <w:rsid w:val="00EA4AD8"/>
    <w:rsid w:val="00EA4FCC"/>
    <w:rsid w:val="00EA56A2"/>
    <w:rsid w:val="00EA5B8F"/>
    <w:rsid w:val="00EA68F9"/>
    <w:rsid w:val="00EA6D59"/>
    <w:rsid w:val="00EB03F4"/>
    <w:rsid w:val="00EB15A6"/>
    <w:rsid w:val="00EB1D1E"/>
    <w:rsid w:val="00EB1D5F"/>
    <w:rsid w:val="00EB1F71"/>
    <w:rsid w:val="00EB2917"/>
    <w:rsid w:val="00EB2A0C"/>
    <w:rsid w:val="00EB2BB7"/>
    <w:rsid w:val="00EB2E7A"/>
    <w:rsid w:val="00EB30B6"/>
    <w:rsid w:val="00EB3541"/>
    <w:rsid w:val="00EB3705"/>
    <w:rsid w:val="00EB3744"/>
    <w:rsid w:val="00EB3B81"/>
    <w:rsid w:val="00EB5F42"/>
    <w:rsid w:val="00EB6038"/>
    <w:rsid w:val="00EB686C"/>
    <w:rsid w:val="00EB6B50"/>
    <w:rsid w:val="00EB6B7A"/>
    <w:rsid w:val="00EB76C2"/>
    <w:rsid w:val="00EB7B57"/>
    <w:rsid w:val="00EB7C21"/>
    <w:rsid w:val="00EC0CA7"/>
    <w:rsid w:val="00EC1546"/>
    <w:rsid w:val="00EC1876"/>
    <w:rsid w:val="00EC2097"/>
    <w:rsid w:val="00EC240E"/>
    <w:rsid w:val="00EC403E"/>
    <w:rsid w:val="00EC4221"/>
    <w:rsid w:val="00EC4669"/>
    <w:rsid w:val="00EC49A1"/>
    <w:rsid w:val="00EC4BB5"/>
    <w:rsid w:val="00EC4F5D"/>
    <w:rsid w:val="00EC5C85"/>
    <w:rsid w:val="00EC63D7"/>
    <w:rsid w:val="00EC6563"/>
    <w:rsid w:val="00EC7BE3"/>
    <w:rsid w:val="00ED01CB"/>
    <w:rsid w:val="00ED0413"/>
    <w:rsid w:val="00ED0FF3"/>
    <w:rsid w:val="00ED3C10"/>
    <w:rsid w:val="00ED426D"/>
    <w:rsid w:val="00ED4309"/>
    <w:rsid w:val="00ED5430"/>
    <w:rsid w:val="00ED5AC8"/>
    <w:rsid w:val="00ED5FCD"/>
    <w:rsid w:val="00ED6711"/>
    <w:rsid w:val="00ED6C11"/>
    <w:rsid w:val="00EE0134"/>
    <w:rsid w:val="00EE0F50"/>
    <w:rsid w:val="00EE192D"/>
    <w:rsid w:val="00EE3694"/>
    <w:rsid w:val="00EE4E06"/>
    <w:rsid w:val="00EE57EE"/>
    <w:rsid w:val="00EE5847"/>
    <w:rsid w:val="00EE5CF1"/>
    <w:rsid w:val="00EE6019"/>
    <w:rsid w:val="00EE6E9C"/>
    <w:rsid w:val="00EE7A93"/>
    <w:rsid w:val="00EE7D61"/>
    <w:rsid w:val="00EF03A5"/>
    <w:rsid w:val="00EF0B10"/>
    <w:rsid w:val="00EF3419"/>
    <w:rsid w:val="00EF4210"/>
    <w:rsid w:val="00EF4443"/>
    <w:rsid w:val="00EF49A6"/>
    <w:rsid w:val="00EF4B90"/>
    <w:rsid w:val="00EF4DA5"/>
    <w:rsid w:val="00EF6056"/>
    <w:rsid w:val="00EF745B"/>
    <w:rsid w:val="00EF7BA1"/>
    <w:rsid w:val="00EF7BF7"/>
    <w:rsid w:val="00F0015B"/>
    <w:rsid w:val="00F00292"/>
    <w:rsid w:val="00F0138C"/>
    <w:rsid w:val="00F01437"/>
    <w:rsid w:val="00F015AD"/>
    <w:rsid w:val="00F0193B"/>
    <w:rsid w:val="00F01A54"/>
    <w:rsid w:val="00F02692"/>
    <w:rsid w:val="00F0364B"/>
    <w:rsid w:val="00F03C21"/>
    <w:rsid w:val="00F04D2B"/>
    <w:rsid w:val="00F053F4"/>
    <w:rsid w:val="00F059E4"/>
    <w:rsid w:val="00F05C3D"/>
    <w:rsid w:val="00F0688A"/>
    <w:rsid w:val="00F10D04"/>
    <w:rsid w:val="00F13572"/>
    <w:rsid w:val="00F13B6E"/>
    <w:rsid w:val="00F13C50"/>
    <w:rsid w:val="00F146C2"/>
    <w:rsid w:val="00F153B1"/>
    <w:rsid w:val="00F156B5"/>
    <w:rsid w:val="00F15CB2"/>
    <w:rsid w:val="00F15D45"/>
    <w:rsid w:val="00F161AA"/>
    <w:rsid w:val="00F16A84"/>
    <w:rsid w:val="00F17F44"/>
    <w:rsid w:val="00F2124D"/>
    <w:rsid w:val="00F2198F"/>
    <w:rsid w:val="00F21B2C"/>
    <w:rsid w:val="00F220B2"/>
    <w:rsid w:val="00F220E8"/>
    <w:rsid w:val="00F22842"/>
    <w:rsid w:val="00F24CC5"/>
    <w:rsid w:val="00F27251"/>
    <w:rsid w:val="00F30353"/>
    <w:rsid w:val="00F30D2A"/>
    <w:rsid w:val="00F31CA9"/>
    <w:rsid w:val="00F31F71"/>
    <w:rsid w:val="00F36F60"/>
    <w:rsid w:val="00F40036"/>
    <w:rsid w:val="00F4082B"/>
    <w:rsid w:val="00F4101E"/>
    <w:rsid w:val="00F42054"/>
    <w:rsid w:val="00F42CA6"/>
    <w:rsid w:val="00F436ED"/>
    <w:rsid w:val="00F439E8"/>
    <w:rsid w:val="00F45629"/>
    <w:rsid w:val="00F45843"/>
    <w:rsid w:val="00F47230"/>
    <w:rsid w:val="00F472D4"/>
    <w:rsid w:val="00F5125D"/>
    <w:rsid w:val="00F51F65"/>
    <w:rsid w:val="00F520A9"/>
    <w:rsid w:val="00F5229C"/>
    <w:rsid w:val="00F5330F"/>
    <w:rsid w:val="00F5349F"/>
    <w:rsid w:val="00F53FA9"/>
    <w:rsid w:val="00F55440"/>
    <w:rsid w:val="00F55C17"/>
    <w:rsid w:val="00F5668C"/>
    <w:rsid w:val="00F577F1"/>
    <w:rsid w:val="00F609AD"/>
    <w:rsid w:val="00F61754"/>
    <w:rsid w:val="00F618A2"/>
    <w:rsid w:val="00F63D8E"/>
    <w:rsid w:val="00F64780"/>
    <w:rsid w:val="00F65DC5"/>
    <w:rsid w:val="00F6609F"/>
    <w:rsid w:val="00F6729C"/>
    <w:rsid w:val="00F674BC"/>
    <w:rsid w:val="00F678C3"/>
    <w:rsid w:val="00F67F9E"/>
    <w:rsid w:val="00F729F1"/>
    <w:rsid w:val="00F733F0"/>
    <w:rsid w:val="00F73612"/>
    <w:rsid w:val="00F73C08"/>
    <w:rsid w:val="00F752CC"/>
    <w:rsid w:val="00F769A3"/>
    <w:rsid w:val="00F77095"/>
    <w:rsid w:val="00F7756F"/>
    <w:rsid w:val="00F80011"/>
    <w:rsid w:val="00F807DC"/>
    <w:rsid w:val="00F81863"/>
    <w:rsid w:val="00F8311A"/>
    <w:rsid w:val="00F83A92"/>
    <w:rsid w:val="00F83E87"/>
    <w:rsid w:val="00F846FA"/>
    <w:rsid w:val="00F84CDA"/>
    <w:rsid w:val="00F865AB"/>
    <w:rsid w:val="00F87D6A"/>
    <w:rsid w:val="00F9069C"/>
    <w:rsid w:val="00F91303"/>
    <w:rsid w:val="00F918AA"/>
    <w:rsid w:val="00F91A8F"/>
    <w:rsid w:val="00F9287D"/>
    <w:rsid w:val="00F92B02"/>
    <w:rsid w:val="00F92C5D"/>
    <w:rsid w:val="00F93427"/>
    <w:rsid w:val="00F93726"/>
    <w:rsid w:val="00F93849"/>
    <w:rsid w:val="00F94165"/>
    <w:rsid w:val="00F9469B"/>
    <w:rsid w:val="00F95D54"/>
    <w:rsid w:val="00F95E60"/>
    <w:rsid w:val="00F95FF0"/>
    <w:rsid w:val="00F96A32"/>
    <w:rsid w:val="00F9755E"/>
    <w:rsid w:val="00F97BEA"/>
    <w:rsid w:val="00FA1712"/>
    <w:rsid w:val="00FA23AD"/>
    <w:rsid w:val="00FA3D75"/>
    <w:rsid w:val="00FA4D21"/>
    <w:rsid w:val="00FA516E"/>
    <w:rsid w:val="00FA5D79"/>
    <w:rsid w:val="00FA72EE"/>
    <w:rsid w:val="00FB0A80"/>
    <w:rsid w:val="00FB1496"/>
    <w:rsid w:val="00FB14C5"/>
    <w:rsid w:val="00FB1B19"/>
    <w:rsid w:val="00FB24A5"/>
    <w:rsid w:val="00FB2D59"/>
    <w:rsid w:val="00FB2FB8"/>
    <w:rsid w:val="00FB3B66"/>
    <w:rsid w:val="00FB456C"/>
    <w:rsid w:val="00FB502F"/>
    <w:rsid w:val="00FB57B1"/>
    <w:rsid w:val="00FB6890"/>
    <w:rsid w:val="00FB6BB7"/>
    <w:rsid w:val="00FB7CE1"/>
    <w:rsid w:val="00FB7F07"/>
    <w:rsid w:val="00FC0B72"/>
    <w:rsid w:val="00FC0F5F"/>
    <w:rsid w:val="00FC1237"/>
    <w:rsid w:val="00FC1D46"/>
    <w:rsid w:val="00FC26AF"/>
    <w:rsid w:val="00FC2B20"/>
    <w:rsid w:val="00FC2EDF"/>
    <w:rsid w:val="00FC37A4"/>
    <w:rsid w:val="00FC399E"/>
    <w:rsid w:val="00FC3E2A"/>
    <w:rsid w:val="00FC42A1"/>
    <w:rsid w:val="00FC4F30"/>
    <w:rsid w:val="00FC51C7"/>
    <w:rsid w:val="00FC5CC0"/>
    <w:rsid w:val="00FC5DBB"/>
    <w:rsid w:val="00FC6FAB"/>
    <w:rsid w:val="00FC78A0"/>
    <w:rsid w:val="00FC7BAE"/>
    <w:rsid w:val="00FC7C76"/>
    <w:rsid w:val="00FC7DD5"/>
    <w:rsid w:val="00FD0172"/>
    <w:rsid w:val="00FD1E10"/>
    <w:rsid w:val="00FD228D"/>
    <w:rsid w:val="00FD2DEE"/>
    <w:rsid w:val="00FD3075"/>
    <w:rsid w:val="00FD3ACD"/>
    <w:rsid w:val="00FD3F7A"/>
    <w:rsid w:val="00FD411C"/>
    <w:rsid w:val="00FD4EDA"/>
    <w:rsid w:val="00FD5E84"/>
    <w:rsid w:val="00FD6606"/>
    <w:rsid w:val="00FD7E70"/>
    <w:rsid w:val="00FE01FA"/>
    <w:rsid w:val="00FE032D"/>
    <w:rsid w:val="00FE09FF"/>
    <w:rsid w:val="00FE1E25"/>
    <w:rsid w:val="00FE30F1"/>
    <w:rsid w:val="00FE31F2"/>
    <w:rsid w:val="00FE3F4C"/>
    <w:rsid w:val="00FE3F57"/>
    <w:rsid w:val="00FE47B3"/>
    <w:rsid w:val="00FE630D"/>
    <w:rsid w:val="00FE680C"/>
    <w:rsid w:val="00FE6C38"/>
    <w:rsid w:val="00FE75DA"/>
    <w:rsid w:val="00FE7EBC"/>
    <w:rsid w:val="00FF06D3"/>
    <w:rsid w:val="00FF0F93"/>
    <w:rsid w:val="00FF146D"/>
    <w:rsid w:val="00FF4CF7"/>
    <w:rsid w:val="00FF4F07"/>
    <w:rsid w:val="00FF621F"/>
    <w:rsid w:val="00FF6310"/>
    <w:rsid w:val="00FF74A7"/>
    <w:rsid w:val="012F05A4"/>
    <w:rsid w:val="01546DE0"/>
    <w:rsid w:val="01AAA1D2"/>
    <w:rsid w:val="01BC3BD7"/>
    <w:rsid w:val="01C1A83B"/>
    <w:rsid w:val="01D161D0"/>
    <w:rsid w:val="020FCBE7"/>
    <w:rsid w:val="0254C5B0"/>
    <w:rsid w:val="02700FEB"/>
    <w:rsid w:val="0274A16A"/>
    <w:rsid w:val="02DB7387"/>
    <w:rsid w:val="033F48B7"/>
    <w:rsid w:val="037545F3"/>
    <w:rsid w:val="039AB9B5"/>
    <w:rsid w:val="0402720C"/>
    <w:rsid w:val="040692F5"/>
    <w:rsid w:val="0451B513"/>
    <w:rsid w:val="045FD5BA"/>
    <w:rsid w:val="0477D4DB"/>
    <w:rsid w:val="0484FF06"/>
    <w:rsid w:val="04AA5EED"/>
    <w:rsid w:val="05172545"/>
    <w:rsid w:val="05506823"/>
    <w:rsid w:val="0613D626"/>
    <w:rsid w:val="07111403"/>
    <w:rsid w:val="07369B32"/>
    <w:rsid w:val="073E12E8"/>
    <w:rsid w:val="077EC1BD"/>
    <w:rsid w:val="0781DFBE"/>
    <w:rsid w:val="07FDC9E6"/>
    <w:rsid w:val="083CEA6A"/>
    <w:rsid w:val="083EEAF3"/>
    <w:rsid w:val="088E71D2"/>
    <w:rsid w:val="089CE773"/>
    <w:rsid w:val="08AC742E"/>
    <w:rsid w:val="08D37099"/>
    <w:rsid w:val="08F38A9F"/>
    <w:rsid w:val="0914275B"/>
    <w:rsid w:val="0930B283"/>
    <w:rsid w:val="0994B801"/>
    <w:rsid w:val="09ABA0BE"/>
    <w:rsid w:val="09ACBDB6"/>
    <w:rsid w:val="09E7A69F"/>
    <w:rsid w:val="0A18494E"/>
    <w:rsid w:val="0A1C520D"/>
    <w:rsid w:val="0A1CA153"/>
    <w:rsid w:val="0A556D81"/>
    <w:rsid w:val="0AFE6CA9"/>
    <w:rsid w:val="0B1F9B25"/>
    <w:rsid w:val="0B600C8C"/>
    <w:rsid w:val="0BADCFCE"/>
    <w:rsid w:val="0BF96F0C"/>
    <w:rsid w:val="0C010EC6"/>
    <w:rsid w:val="0C02EF65"/>
    <w:rsid w:val="0C53D33E"/>
    <w:rsid w:val="0C8FC314"/>
    <w:rsid w:val="0C92BBF0"/>
    <w:rsid w:val="0CB501B5"/>
    <w:rsid w:val="0D0D921B"/>
    <w:rsid w:val="0D2D89B2"/>
    <w:rsid w:val="0D4EA06B"/>
    <w:rsid w:val="0DC591CB"/>
    <w:rsid w:val="0DCBCFA8"/>
    <w:rsid w:val="0DFD2DD9"/>
    <w:rsid w:val="0E71BFE9"/>
    <w:rsid w:val="0E7CED40"/>
    <w:rsid w:val="0E95A881"/>
    <w:rsid w:val="0E9C95C3"/>
    <w:rsid w:val="0ED92B5E"/>
    <w:rsid w:val="0F13E5D8"/>
    <w:rsid w:val="0F536C01"/>
    <w:rsid w:val="0FAA7353"/>
    <w:rsid w:val="0FBBB8CD"/>
    <w:rsid w:val="101503D3"/>
    <w:rsid w:val="102DD6DB"/>
    <w:rsid w:val="107D30D1"/>
    <w:rsid w:val="10AFA10B"/>
    <w:rsid w:val="11136610"/>
    <w:rsid w:val="113D550C"/>
    <w:rsid w:val="118CE2EE"/>
    <w:rsid w:val="119FD9C1"/>
    <w:rsid w:val="11FC985D"/>
    <w:rsid w:val="13429A3C"/>
    <w:rsid w:val="137A3353"/>
    <w:rsid w:val="14236D30"/>
    <w:rsid w:val="144FAF48"/>
    <w:rsid w:val="146FECF1"/>
    <w:rsid w:val="14E1C502"/>
    <w:rsid w:val="14F04924"/>
    <w:rsid w:val="150D52A6"/>
    <w:rsid w:val="15962C97"/>
    <w:rsid w:val="15A2FB75"/>
    <w:rsid w:val="15BCD731"/>
    <w:rsid w:val="16F68875"/>
    <w:rsid w:val="171CBC5F"/>
    <w:rsid w:val="17534111"/>
    <w:rsid w:val="17640937"/>
    <w:rsid w:val="176559E4"/>
    <w:rsid w:val="176C030A"/>
    <w:rsid w:val="17710FD4"/>
    <w:rsid w:val="17EAD20B"/>
    <w:rsid w:val="1830F6E4"/>
    <w:rsid w:val="189955CD"/>
    <w:rsid w:val="18C6B458"/>
    <w:rsid w:val="18E552E2"/>
    <w:rsid w:val="18F6B2D3"/>
    <w:rsid w:val="19461C20"/>
    <w:rsid w:val="1987FBE2"/>
    <w:rsid w:val="19F270AC"/>
    <w:rsid w:val="1A0D1A14"/>
    <w:rsid w:val="1A130F7F"/>
    <w:rsid w:val="1A2155D4"/>
    <w:rsid w:val="1A8751D4"/>
    <w:rsid w:val="1A9C49DB"/>
    <w:rsid w:val="1AFD5D47"/>
    <w:rsid w:val="1B1A6150"/>
    <w:rsid w:val="1BAFC0D4"/>
    <w:rsid w:val="1BB53310"/>
    <w:rsid w:val="1BFE67C8"/>
    <w:rsid w:val="1C113545"/>
    <w:rsid w:val="1C3B69C3"/>
    <w:rsid w:val="1C52D3EC"/>
    <w:rsid w:val="1C5FEB82"/>
    <w:rsid w:val="1CC8F371"/>
    <w:rsid w:val="1CDD26C8"/>
    <w:rsid w:val="1D099A5D"/>
    <w:rsid w:val="1D135C6D"/>
    <w:rsid w:val="1D268552"/>
    <w:rsid w:val="1D327192"/>
    <w:rsid w:val="1D336EB4"/>
    <w:rsid w:val="1D749CC5"/>
    <w:rsid w:val="1DF076F5"/>
    <w:rsid w:val="1DFF59F0"/>
    <w:rsid w:val="1E21E13E"/>
    <w:rsid w:val="1E4BE2FA"/>
    <w:rsid w:val="1E5621FB"/>
    <w:rsid w:val="1E79E197"/>
    <w:rsid w:val="1E7F5851"/>
    <w:rsid w:val="1EBCE3E3"/>
    <w:rsid w:val="1EEA5BD7"/>
    <w:rsid w:val="1F0B9D81"/>
    <w:rsid w:val="1FCBDBCF"/>
    <w:rsid w:val="1FED03B5"/>
    <w:rsid w:val="20114E26"/>
    <w:rsid w:val="20DCAAB1"/>
    <w:rsid w:val="21189251"/>
    <w:rsid w:val="21406009"/>
    <w:rsid w:val="222D1BA3"/>
    <w:rsid w:val="224616E4"/>
    <w:rsid w:val="22587D57"/>
    <w:rsid w:val="225FF38F"/>
    <w:rsid w:val="22617811"/>
    <w:rsid w:val="227254DA"/>
    <w:rsid w:val="22835344"/>
    <w:rsid w:val="22C9BFD9"/>
    <w:rsid w:val="2307BF43"/>
    <w:rsid w:val="23429FB1"/>
    <w:rsid w:val="234519E5"/>
    <w:rsid w:val="23C4348E"/>
    <w:rsid w:val="23CC2059"/>
    <w:rsid w:val="2401553F"/>
    <w:rsid w:val="244282DA"/>
    <w:rsid w:val="244AC8F1"/>
    <w:rsid w:val="247DBD92"/>
    <w:rsid w:val="24B1BFB6"/>
    <w:rsid w:val="24E08667"/>
    <w:rsid w:val="255B1A50"/>
    <w:rsid w:val="261AF263"/>
    <w:rsid w:val="26CD0E77"/>
    <w:rsid w:val="270D2EB3"/>
    <w:rsid w:val="27DF5B57"/>
    <w:rsid w:val="2801EB28"/>
    <w:rsid w:val="281E0A27"/>
    <w:rsid w:val="282780B1"/>
    <w:rsid w:val="2871CD63"/>
    <w:rsid w:val="2882CE2E"/>
    <w:rsid w:val="28A9666A"/>
    <w:rsid w:val="28B58B54"/>
    <w:rsid w:val="28EB838B"/>
    <w:rsid w:val="290B66DE"/>
    <w:rsid w:val="291B11EA"/>
    <w:rsid w:val="292323C9"/>
    <w:rsid w:val="297E1B3E"/>
    <w:rsid w:val="297F7C2C"/>
    <w:rsid w:val="299BE646"/>
    <w:rsid w:val="29CDE325"/>
    <w:rsid w:val="29D94C77"/>
    <w:rsid w:val="29F7EC3C"/>
    <w:rsid w:val="2A5DCD43"/>
    <w:rsid w:val="2B5CA630"/>
    <w:rsid w:val="2BAE6B04"/>
    <w:rsid w:val="2BB724C0"/>
    <w:rsid w:val="2BD843B2"/>
    <w:rsid w:val="2C2E8AA1"/>
    <w:rsid w:val="2C802B6E"/>
    <w:rsid w:val="2C8D7FEF"/>
    <w:rsid w:val="2CDAFFFC"/>
    <w:rsid w:val="2D0BC678"/>
    <w:rsid w:val="2D1A738F"/>
    <w:rsid w:val="2D20280C"/>
    <w:rsid w:val="2D617908"/>
    <w:rsid w:val="2E110ED6"/>
    <w:rsid w:val="2E4C59AA"/>
    <w:rsid w:val="2E4DABA3"/>
    <w:rsid w:val="2E82741D"/>
    <w:rsid w:val="2E898E76"/>
    <w:rsid w:val="2E8ED067"/>
    <w:rsid w:val="2E9779CA"/>
    <w:rsid w:val="2ED1BF03"/>
    <w:rsid w:val="2EE6C886"/>
    <w:rsid w:val="2EF917B0"/>
    <w:rsid w:val="2F38AC94"/>
    <w:rsid w:val="2F466BCD"/>
    <w:rsid w:val="2F488449"/>
    <w:rsid w:val="2F58826D"/>
    <w:rsid w:val="2F8209A3"/>
    <w:rsid w:val="2FA6BADC"/>
    <w:rsid w:val="2FB22DC7"/>
    <w:rsid w:val="2FE552C5"/>
    <w:rsid w:val="2FFE7125"/>
    <w:rsid w:val="303CD46B"/>
    <w:rsid w:val="3082C4C1"/>
    <w:rsid w:val="308F0048"/>
    <w:rsid w:val="30A7CF02"/>
    <w:rsid w:val="31345817"/>
    <w:rsid w:val="316BDE70"/>
    <w:rsid w:val="3191E477"/>
    <w:rsid w:val="32793951"/>
    <w:rsid w:val="328CE24D"/>
    <w:rsid w:val="32BD0904"/>
    <w:rsid w:val="32E06DF3"/>
    <w:rsid w:val="32FAFE78"/>
    <w:rsid w:val="33044A91"/>
    <w:rsid w:val="331EA039"/>
    <w:rsid w:val="3331DA9B"/>
    <w:rsid w:val="3350EFE9"/>
    <w:rsid w:val="33747573"/>
    <w:rsid w:val="337B4CC1"/>
    <w:rsid w:val="3384A5FD"/>
    <w:rsid w:val="339EDC89"/>
    <w:rsid w:val="33EE3A5D"/>
    <w:rsid w:val="3499E0E8"/>
    <w:rsid w:val="34F34A76"/>
    <w:rsid w:val="350938D3"/>
    <w:rsid w:val="351D7E28"/>
    <w:rsid w:val="35396BB4"/>
    <w:rsid w:val="35A2A561"/>
    <w:rsid w:val="35F0FB43"/>
    <w:rsid w:val="36499248"/>
    <w:rsid w:val="3670BE91"/>
    <w:rsid w:val="3684944A"/>
    <w:rsid w:val="3750962A"/>
    <w:rsid w:val="375549F7"/>
    <w:rsid w:val="377FDC0F"/>
    <w:rsid w:val="37BBC325"/>
    <w:rsid w:val="37BC25EA"/>
    <w:rsid w:val="3802578F"/>
    <w:rsid w:val="3846CA75"/>
    <w:rsid w:val="38B4400E"/>
    <w:rsid w:val="39475819"/>
    <w:rsid w:val="39D04B02"/>
    <w:rsid w:val="3A4DE7C1"/>
    <w:rsid w:val="3AA565B8"/>
    <w:rsid w:val="3AB22453"/>
    <w:rsid w:val="3AD3FF50"/>
    <w:rsid w:val="3B0FD3AC"/>
    <w:rsid w:val="3B43DFE2"/>
    <w:rsid w:val="3B56EA60"/>
    <w:rsid w:val="3B5DC587"/>
    <w:rsid w:val="3B7B1D7D"/>
    <w:rsid w:val="3BD7A88E"/>
    <w:rsid w:val="3BDFD38E"/>
    <w:rsid w:val="3C49D6BB"/>
    <w:rsid w:val="3C540E92"/>
    <w:rsid w:val="3C5EF800"/>
    <w:rsid w:val="3CCFC485"/>
    <w:rsid w:val="3D19A382"/>
    <w:rsid w:val="3D23C526"/>
    <w:rsid w:val="3D4C145E"/>
    <w:rsid w:val="3D6ACB1B"/>
    <w:rsid w:val="3D9807EB"/>
    <w:rsid w:val="3DCB4A76"/>
    <w:rsid w:val="3E5EFBD1"/>
    <w:rsid w:val="3E910750"/>
    <w:rsid w:val="3F253F85"/>
    <w:rsid w:val="3F447390"/>
    <w:rsid w:val="3F75B304"/>
    <w:rsid w:val="405B3648"/>
    <w:rsid w:val="40952627"/>
    <w:rsid w:val="40C37B75"/>
    <w:rsid w:val="41473FB1"/>
    <w:rsid w:val="415143A7"/>
    <w:rsid w:val="41BB0CD2"/>
    <w:rsid w:val="41C3926D"/>
    <w:rsid w:val="41E96AFD"/>
    <w:rsid w:val="42397C3E"/>
    <w:rsid w:val="4279F4DD"/>
    <w:rsid w:val="427D09BA"/>
    <w:rsid w:val="42DBA6B9"/>
    <w:rsid w:val="430C941E"/>
    <w:rsid w:val="43279432"/>
    <w:rsid w:val="43294C76"/>
    <w:rsid w:val="436F7687"/>
    <w:rsid w:val="44ECAF86"/>
    <w:rsid w:val="44F60706"/>
    <w:rsid w:val="4541449C"/>
    <w:rsid w:val="454CC270"/>
    <w:rsid w:val="4574064E"/>
    <w:rsid w:val="458DF024"/>
    <w:rsid w:val="45B61B83"/>
    <w:rsid w:val="45E3730B"/>
    <w:rsid w:val="461DE5DE"/>
    <w:rsid w:val="474F342C"/>
    <w:rsid w:val="47FAAF45"/>
    <w:rsid w:val="48292091"/>
    <w:rsid w:val="48681CE4"/>
    <w:rsid w:val="488BF0FA"/>
    <w:rsid w:val="489539E9"/>
    <w:rsid w:val="4903BF65"/>
    <w:rsid w:val="496AE647"/>
    <w:rsid w:val="49FA8AF1"/>
    <w:rsid w:val="4A33F658"/>
    <w:rsid w:val="4A3D3787"/>
    <w:rsid w:val="4A67170F"/>
    <w:rsid w:val="4AA30074"/>
    <w:rsid w:val="4ADB752C"/>
    <w:rsid w:val="4B17817F"/>
    <w:rsid w:val="4C4031C8"/>
    <w:rsid w:val="4C9C43F4"/>
    <w:rsid w:val="4CBB547B"/>
    <w:rsid w:val="4CC38B61"/>
    <w:rsid w:val="4CD98B9C"/>
    <w:rsid w:val="4D2AB860"/>
    <w:rsid w:val="4D2F6721"/>
    <w:rsid w:val="4D4AB029"/>
    <w:rsid w:val="4D6D36C5"/>
    <w:rsid w:val="4DD8B5B6"/>
    <w:rsid w:val="4EC694A8"/>
    <w:rsid w:val="4EE1987D"/>
    <w:rsid w:val="4F51E143"/>
    <w:rsid w:val="4FD4415D"/>
    <w:rsid w:val="4FF64098"/>
    <w:rsid w:val="5008D800"/>
    <w:rsid w:val="500DD521"/>
    <w:rsid w:val="501224F1"/>
    <w:rsid w:val="50AC54C1"/>
    <w:rsid w:val="50C707D0"/>
    <w:rsid w:val="50E1DC14"/>
    <w:rsid w:val="50FFC602"/>
    <w:rsid w:val="510643FD"/>
    <w:rsid w:val="511F6335"/>
    <w:rsid w:val="5165B33A"/>
    <w:rsid w:val="518928CA"/>
    <w:rsid w:val="51925CF5"/>
    <w:rsid w:val="51BFFBDD"/>
    <w:rsid w:val="51EBF3B8"/>
    <w:rsid w:val="51EF8F3C"/>
    <w:rsid w:val="528618C6"/>
    <w:rsid w:val="53155C01"/>
    <w:rsid w:val="535B8165"/>
    <w:rsid w:val="53F56578"/>
    <w:rsid w:val="541B1B40"/>
    <w:rsid w:val="543AC516"/>
    <w:rsid w:val="5483F826"/>
    <w:rsid w:val="54A0B7D4"/>
    <w:rsid w:val="54D767CF"/>
    <w:rsid w:val="5533186A"/>
    <w:rsid w:val="5564B99C"/>
    <w:rsid w:val="55C8D167"/>
    <w:rsid w:val="55D3D41E"/>
    <w:rsid w:val="55E6BE44"/>
    <w:rsid w:val="5676A808"/>
    <w:rsid w:val="569E1C46"/>
    <w:rsid w:val="569F7D24"/>
    <w:rsid w:val="56D487BD"/>
    <w:rsid w:val="56D97132"/>
    <w:rsid w:val="579E92F4"/>
    <w:rsid w:val="57C37588"/>
    <w:rsid w:val="57F4625F"/>
    <w:rsid w:val="58012F3B"/>
    <w:rsid w:val="58BC05E5"/>
    <w:rsid w:val="58BD92C1"/>
    <w:rsid w:val="58C0571C"/>
    <w:rsid w:val="58FDC121"/>
    <w:rsid w:val="59125025"/>
    <w:rsid w:val="594B5C34"/>
    <w:rsid w:val="596FAA59"/>
    <w:rsid w:val="599F20F3"/>
    <w:rsid w:val="59C4EE6B"/>
    <w:rsid w:val="59D603F2"/>
    <w:rsid w:val="59F0D538"/>
    <w:rsid w:val="5A098AE9"/>
    <w:rsid w:val="5A24D23C"/>
    <w:rsid w:val="5A914CC8"/>
    <w:rsid w:val="5AC6B46F"/>
    <w:rsid w:val="5AEEC689"/>
    <w:rsid w:val="5B0C6D9F"/>
    <w:rsid w:val="5B122030"/>
    <w:rsid w:val="5B2355C1"/>
    <w:rsid w:val="5B6D432F"/>
    <w:rsid w:val="5B815EF1"/>
    <w:rsid w:val="5BA58C3C"/>
    <w:rsid w:val="5C015ACE"/>
    <w:rsid w:val="5C07B267"/>
    <w:rsid w:val="5C1843A9"/>
    <w:rsid w:val="5C3C474E"/>
    <w:rsid w:val="5C570F24"/>
    <w:rsid w:val="5C633D8D"/>
    <w:rsid w:val="5C66D3F4"/>
    <w:rsid w:val="5C821F28"/>
    <w:rsid w:val="5CF7112C"/>
    <w:rsid w:val="5CFA731F"/>
    <w:rsid w:val="5D331C85"/>
    <w:rsid w:val="5D37807C"/>
    <w:rsid w:val="5D42E8E9"/>
    <w:rsid w:val="5D6DA4E6"/>
    <w:rsid w:val="5D855BF8"/>
    <w:rsid w:val="5E120D5F"/>
    <w:rsid w:val="5E5A60A2"/>
    <w:rsid w:val="5E5FF631"/>
    <w:rsid w:val="5E890C15"/>
    <w:rsid w:val="5F844A79"/>
    <w:rsid w:val="5FA33300"/>
    <w:rsid w:val="5FB23100"/>
    <w:rsid w:val="5FDF7A2C"/>
    <w:rsid w:val="5FF13359"/>
    <w:rsid w:val="5FF74746"/>
    <w:rsid w:val="602206C5"/>
    <w:rsid w:val="60C8478B"/>
    <w:rsid w:val="61107A7B"/>
    <w:rsid w:val="61301B81"/>
    <w:rsid w:val="6203DEF5"/>
    <w:rsid w:val="621BB679"/>
    <w:rsid w:val="6273BA7E"/>
    <w:rsid w:val="6295B04B"/>
    <w:rsid w:val="62DD2EC1"/>
    <w:rsid w:val="62FCC42A"/>
    <w:rsid w:val="630E5546"/>
    <w:rsid w:val="6316B3D0"/>
    <w:rsid w:val="63CC68B7"/>
    <w:rsid w:val="6436A645"/>
    <w:rsid w:val="64583ED6"/>
    <w:rsid w:val="64A2850C"/>
    <w:rsid w:val="64B3136A"/>
    <w:rsid w:val="65326597"/>
    <w:rsid w:val="6540A833"/>
    <w:rsid w:val="654E65FF"/>
    <w:rsid w:val="655C593B"/>
    <w:rsid w:val="6581D227"/>
    <w:rsid w:val="6588DEBC"/>
    <w:rsid w:val="658D53BC"/>
    <w:rsid w:val="66462279"/>
    <w:rsid w:val="665A7388"/>
    <w:rsid w:val="6684FD32"/>
    <w:rsid w:val="6698DABC"/>
    <w:rsid w:val="67022B15"/>
    <w:rsid w:val="670B4CD6"/>
    <w:rsid w:val="670C0211"/>
    <w:rsid w:val="678F47DD"/>
    <w:rsid w:val="67B842D0"/>
    <w:rsid w:val="68134559"/>
    <w:rsid w:val="681AFFAD"/>
    <w:rsid w:val="68247B2D"/>
    <w:rsid w:val="68964BB2"/>
    <w:rsid w:val="689B2396"/>
    <w:rsid w:val="68DB88A8"/>
    <w:rsid w:val="68F030E6"/>
    <w:rsid w:val="691182D9"/>
    <w:rsid w:val="693CD68C"/>
    <w:rsid w:val="699A9EAD"/>
    <w:rsid w:val="6A2B1AE4"/>
    <w:rsid w:val="6A30C008"/>
    <w:rsid w:val="6A38F2BE"/>
    <w:rsid w:val="6A58D099"/>
    <w:rsid w:val="6A5F80A9"/>
    <w:rsid w:val="6AD3846C"/>
    <w:rsid w:val="6BA9B04D"/>
    <w:rsid w:val="6BE3D9B7"/>
    <w:rsid w:val="6C0525BE"/>
    <w:rsid w:val="6C082A53"/>
    <w:rsid w:val="6C0F6540"/>
    <w:rsid w:val="6C5023F6"/>
    <w:rsid w:val="6C6DA6E8"/>
    <w:rsid w:val="6C933B6F"/>
    <w:rsid w:val="6CD47F78"/>
    <w:rsid w:val="6CE9974C"/>
    <w:rsid w:val="6DD980D6"/>
    <w:rsid w:val="6E22FF23"/>
    <w:rsid w:val="6E55E0FD"/>
    <w:rsid w:val="6EA08997"/>
    <w:rsid w:val="6EC3AB9A"/>
    <w:rsid w:val="6EC44F9E"/>
    <w:rsid w:val="6EE8DFF2"/>
    <w:rsid w:val="6F1B32A6"/>
    <w:rsid w:val="6F2C462F"/>
    <w:rsid w:val="6FCE5F4A"/>
    <w:rsid w:val="6FDD464D"/>
    <w:rsid w:val="70808817"/>
    <w:rsid w:val="708DA625"/>
    <w:rsid w:val="70C14FE4"/>
    <w:rsid w:val="710AC3A6"/>
    <w:rsid w:val="710CB5DC"/>
    <w:rsid w:val="71264850"/>
    <w:rsid w:val="7152F6F0"/>
    <w:rsid w:val="7175497E"/>
    <w:rsid w:val="71EABB26"/>
    <w:rsid w:val="723DC6AD"/>
    <w:rsid w:val="7258F3C2"/>
    <w:rsid w:val="726F1231"/>
    <w:rsid w:val="73121FC9"/>
    <w:rsid w:val="73774C1E"/>
    <w:rsid w:val="7408A3B9"/>
    <w:rsid w:val="7416D255"/>
    <w:rsid w:val="74910747"/>
    <w:rsid w:val="74A08EB7"/>
    <w:rsid w:val="753613D9"/>
    <w:rsid w:val="75404F39"/>
    <w:rsid w:val="75542572"/>
    <w:rsid w:val="75F142B6"/>
    <w:rsid w:val="76155969"/>
    <w:rsid w:val="761C1969"/>
    <w:rsid w:val="763E2D3C"/>
    <w:rsid w:val="7722F8AF"/>
    <w:rsid w:val="7756C2EA"/>
    <w:rsid w:val="77CA8978"/>
    <w:rsid w:val="788C087B"/>
    <w:rsid w:val="79427608"/>
    <w:rsid w:val="794810D0"/>
    <w:rsid w:val="79494297"/>
    <w:rsid w:val="797E2A61"/>
    <w:rsid w:val="798787F6"/>
    <w:rsid w:val="7987B82E"/>
    <w:rsid w:val="79D6F916"/>
    <w:rsid w:val="79E10C9F"/>
    <w:rsid w:val="79E47A3A"/>
    <w:rsid w:val="7A2A3571"/>
    <w:rsid w:val="7A341859"/>
    <w:rsid w:val="7AEFD40E"/>
    <w:rsid w:val="7B481418"/>
    <w:rsid w:val="7BBDB7C6"/>
    <w:rsid w:val="7C31FC85"/>
    <w:rsid w:val="7C68688B"/>
    <w:rsid w:val="7C7B93C1"/>
    <w:rsid w:val="7CB1F158"/>
    <w:rsid w:val="7DAD190C"/>
    <w:rsid w:val="7E3BF16D"/>
    <w:rsid w:val="7E61B87B"/>
    <w:rsid w:val="7EE21877"/>
    <w:rsid w:val="7EE9E53F"/>
    <w:rsid w:val="7F485F72"/>
    <w:rsid w:val="7F5105D1"/>
    <w:rsid w:val="7FDF27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8C1529"/>
  <w15:chartTrackingRefBased/>
  <w15:docId w15:val="{C4B27E49-321A-4AF3-B887-17B8BFFA4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st Bullet" w:qFormat="1"/>
    <w:lsdException w:name="Title" w:qFormat="1"/>
    <w:lsdException w:name="Subtitle" w:qFormat="1"/>
    <w:lsdException w:name="Hyperlink" w:uiPriority="99"/>
    <w:lsdException w:name="Strong" w:uiPriority="22" w:qFormat="1"/>
    <w:lsdException w:name="Emphasis" w:uiPriority="20" w:qFormat="1"/>
    <w:lsdException w:name="Normal (Web)" w:uiPriority="99" w:qFormat="1"/>
    <w:lsdException w:name="HTML Code"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3B42"/>
    <w:pPr>
      <w:spacing w:line="360" w:lineRule="auto"/>
      <w:ind w:firstLine="432"/>
      <w:jc w:val="both"/>
    </w:pPr>
    <w:rPr>
      <w:sz w:val="26"/>
      <w:szCs w:val="24"/>
    </w:rPr>
  </w:style>
  <w:style w:type="paragraph" w:styleId="Heading1">
    <w:name w:val="heading 1"/>
    <w:basedOn w:val="Normal"/>
    <w:next w:val="Normal"/>
    <w:link w:val="Heading1Char"/>
    <w:qFormat/>
    <w:rsid w:val="00155D4E"/>
    <w:pPr>
      <w:pageBreakBefore/>
      <w:numPr>
        <w:numId w:val="19"/>
      </w:numPr>
      <w:spacing w:before="120" w:after="120"/>
      <w:jc w:val="center"/>
      <w:outlineLvl w:val="0"/>
    </w:pPr>
    <w:rPr>
      <w:b/>
      <w:color w:val="000000"/>
      <w:sz w:val="32"/>
      <w:szCs w:val="26"/>
      <w:lang w:val="vi-VN"/>
    </w:rPr>
  </w:style>
  <w:style w:type="paragraph" w:styleId="Heading2">
    <w:name w:val="heading 2"/>
    <w:basedOn w:val="Normal"/>
    <w:next w:val="Normal"/>
    <w:link w:val="Heading2Char"/>
    <w:autoRedefine/>
    <w:unhideWhenUsed/>
    <w:qFormat/>
    <w:rsid w:val="001E08EB"/>
    <w:pPr>
      <w:numPr>
        <w:ilvl w:val="1"/>
        <w:numId w:val="19"/>
      </w:numPr>
      <w:spacing w:before="240" w:after="240"/>
      <w:ind w:left="113"/>
      <w:outlineLvl w:val="1"/>
    </w:pPr>
    <w:rPr>
      <w:b/>
      <w:sz w:val="28"/>
      <w:szCs w:val="26"/>
    </w:rPr>
  </w:style>
  <w:style w:type="paragraph" w:styleId="Heading3">
    <w:name w:val="heading 3"/>
    <w:basedOn w:val="Heading2"/>
    <w:next w:val="Normal"/>
    <w:link w:val="Heading3Char"/>
    <w:autoRedefine/>
    <w:unhideWhenUsed/>
    <w:qFormat/>
    <w:rsid w:val="00E463B0"/>
    <w:pPr>
      <w:numPr>
        <w:ilvl w:val="2"/>
      </w:numPr>
      <w:ind w:left="181" w:hanging="181"/>
      <w:outlineLvl w:val="2"/>
    </w:pPr>
    <w:rPr>
      <w:i/>
    </w:rPr>
  </w:style>
  <w:style w:type="paragraph" w:styleId="Heading4">
    <w:name w:val="heading 4"/>
    <w:basedOn w:val="Heading2"/>
    <w:next w:val="Normal"/>
    <w:link w:val="Heading4Char"/>
    <w:autoRedefine/>
    <w:unhideWhenUsed/>
    <w:qFormat/>
    <w:rsid w:val="00C954ED"/>
    <w:pPr>
      <w:numPr>
        <w:ilvl w:val="3"/>
      </w:numPr>
      <w:ind w:left="0" w:firstLine="0"/>
      <w:outlineLvl w:val="3"/>
    </w:pPr>
    <w:rPr>
      <w:i/>
      <w:sz w:val="26"/>
    </w:rPr>
  </w:style>
  <w:style w:type="paragraph" w:styleId="Heading6">
    <w:name w:val="heading 6"/>
    <w:basedOn w:val="Normal"/>
    <w:next w:val="Normal"/>
    <w:link w:val="Heading6Char"/>
    <w:semiHidden/>
    <w:unhideWhenUsed/>
    <w:qFormat/>
    <w:rsid w:val="00D32413"/>
    <w:pPr>
      <w:spacing w:before="240" w:after="60"/>
      <w:outlineLvl w:val="5"/>
    </w:pPr>
    <w:rPr>
      <w:rFonts w:ascii="Calibri" w:eastAsia="Yu Mincho"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0B478D"/>
    <w:pPr>
      <w:spacing w:after="160" w:line="240" w:lineRule="exact"/>
    </w:pPr>
    <w:rPr>
      <w:rFonts w:ascii="Verdana" w:hAnsi="Verdana"/>
      <w:sz w:val="20"/>
      <w:szCs w:val="20"/>
    </w:rPr>
  </w:style>
  <w:style w:type="character" w:styleId="Hyperlink">
    <w:name w:val="Hyperlink"/>
    <w:uiPriority w:val="99"/>
    <w:rsid w:val="001862EB"/>
    <w:rPr>
      <w:color w:val="0000FF"/>
      <w:u w:val="single"/>
    </w:rPr>
  </w:style>
  <w:style w:type="table" w:styleId="TableGrid">
    <w:name w:val="Table Grid"/>
    <w:basedOn w:val="TableNormal"/>
    <w:uiPriority w:val="59"/>
    <w:rsid w:val="001862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4A3100"/>
    <w:pPr>
      <w:tabs>
        <w:tab w:val="center" w:pos="4680"/>
        <w:tab w:val="right" w:pos="9360"/>
      </w:tabs>
      <w:spacing w:line="240" w:lineRule="auto"/>
    </w:pPr>
  </w:style>
  <w:style w:type="character" w:styleId="PageNumber">
    <w:name w:val="page number"/>
    <w:basedOn w:val="DefaultParagraphFont"/>
    <w:rsid w:val="001862EB"/>
  </w:style>
  <w:style w:type="paragraph" w:styleId="Header">
    <w:name w:val="header"/>
    <w:basedOn w:val="Normal"/>
    <w:link w:val="HeaderChar"/>
    <w:uiPriority w:val="99"/>
    <w:rsid w:val="001862EB"/>
    <w:pPr>
      <w:tabs>
        <w:tab w:val="center" w:pos="4320"/>
        <w:tab w:val="right" w:pos="8640"/>
      </w:tabs>
    </w:pPr>
  </w:style>
  <w:style w:type="character" w:customStyle="1" w:styleId="HeaderChar">
    <w:name w:val="Header Char"/>
    <w:link w:val="Header"/>
    <w:uiPriority w:val="99"/>
    <w:rsid w:val="00312310"/>
    <w:rPr>
      <w:sz w:val="24"/>
      <w:szCs w:val="24"/>
    </w:rPr>
  </w:style>
  <w:style w:type="paragraph" w:styleId="BalloonText">
    <w:name w:val="Balloon Text"/>
    <w:basedOn w:val="Normal"/>
    <w:link w:val="BalloonTextChar"/>
    <w:rsid w:val="00AC7ED2"/>
    <w:rPr>
      <w:rFonts w:ascii="Segoe UI" w:hAnsi="Segoe UI" w:cs="Segoe UI"/>
      <w:sz w:val="18"/>
      <w:szCs w:val="18"/>
    </w:rPr>
  </w:style>
  <w:style w:type="character" w:customStyle="1" w:styleId="BalloonTextChar">
    <w:name w:val="Balloon Text Char"/>
    <w:link w:val="BalloonText"/>
    <w:rsid w:val="00AC7ED2"/>
    <w:rPr>
      <w:rFonts w:ascii="Segoe UI" w:hAnsi="Segoe UI" w:cs="Segoe UI"/>
      <w:sz w:val="18"/>
      <w:szCs w:val="18"/>
    </w:rPr>
  </w:style>
  <w:style w:type="paragraph" w:customStyle="1" w:styleId="Default">
    <w:name w:val="Default"/>
    <w:rsid w:val="0088218E"/>
    <w:pPr>
      <w:autoSpaceDE w:val="0"/>
      <w:autoSpaceDN w:val="0"/>
      <w:adjustRightInd w:val="0"/>
    </w:pPr>
    <w:rPr>
      <w:color w:val="000000"/>
      <w:sz w:val="24"/>
      <w:szCs w:val="24"/>
    </w:rPr>
  </w:style>
  <w:style w:type="paragraph" w:styleId="BodyText">
    <w:name w:val="Body Text"/>
    <w:basedOn w:val="Normal"/>
    <w:link w:val="BodyTextChar"/>
    <w:rsid w:val="006F5CCA"/>
  </w:style>
  <w:style w:type="character" w:customStyle="1" w:styleId="BodyTextChar">
    <w:name w:val="Body Text Char"/>
    <w:link w:val="BodyText"/>
    <w:rsid w:val="006F5CCA"/>
    <w:rPr>
      <w:sz w:val="24"/>
      <w:szCs w:val="24"/>
    </w:rPr>
  </w:style>
  <w:style w:type="paragraph" w:styleId="BodyTextIndent">
    <w:name w:val="Body Text Indent"/>
    <w:basedOn w:val="Normal"/>
    <w:link w:val="BodyTextIndentChar"/>
    <w:rsid w:val="006F5CCA"/>
    <w:pPr>
      <w:spacing w:after="120"/>
      <w:ind w:left="360"/>
    </w:pPr>
  </w:style>
  <w:style w:type="character" w:customStyle="1" w:styleId="BodyTextIndentChar">
    <w:name w:val="Body Text Indent Char"/>
    <w:link w:val="BodyTextIndent"/>
    <w:rsid w:val="006F5CCA"/>
    <w:rPr>
      <w:sz w:val="24"/>
      <w:szCs w:val="24"/>
    </w:rPr>
  </w:style>
  <w:style w:type="paragraph" w:styleId="BodyTextIndent2">
    <w:name w:val="Body Text Indent 2"/>
    <w:basedOn w:val="Normal"/>
    <w:link w:val="BodyTextIndent2Char"/>
    <w:rsid w:val="001C6089"/>
    <w:pPr>
      <w:spacing w:after="120" w:line="480" w:lineRule="auto"/>
      <w:ind w:left="360"/>
    </w:pPr>
  </w:style>
  <w:style w:type="character" w:customStyle="1" w:styleId="BodyTextIndent2Char">
    <w:name w:val="Body Text Indent 2 Char"/>
    <w:link w:val="BodyTextIndent2"/>
    <w:rsid w:val="001C6089"/>
    <w:rPr>
      <w:sz w:val="24"/>
      <w:szCs w:val="24"/>
    </w:rPr>
  </w:style>
  <w:style w:type="character" w:customStyle="1" w:styleId="Heading1Char">
    <w:name w:val="Heading 1 Char"/>
    <w:link w:val="Heading1"/>
    <w:rsid w:val="00155D4E"/>
    <w:rPr>
      <w:b/>
      <w:color w:val="000000"/>
      <w:sz w:val="32"/>
      <w:szCs w:val="26"/>
      <w:lang w:val="vi-VN"/>
    </w:rPr>
  </w:style>
  <w:style w:type="paragraph" w:styleId="NormalWeb">
    <w:name w:val="Normal (Web)"/>
    <w:basedOn w:val="Normal"/>
    <w:uiPriority w:val="99"/>
    <w:unhideWhenUsed/>
    <w:qFormat/>
    <w:rsid w:val="004E5D7B"/>
    <w:pPr>
      <w:spacing w:before="100" w:beforeAutospacing="1" w:after="100" w:afterAutospacing="1"/>
      <w:jc w:val="left"/>
    </w:pPr>
  </w:style>
  <w:style w:type="character" w:styleId="Strong">
    <w:name w:val="Strong"/>
    <w:uiPriority w:val="22"/>
    <w:qFormat/>
    <w:rsid w:val="004E5D7B"/>
    <w:rPr>
      <w:b/>
      <w:bCs/>
    </w:rPr>
  </w:style>
  <w:style w:type="paragraph" w:styleId="ListParagraph">
    <w:name w:val="List Paragraph"/>
    <w:basedOn w:val="Normal"/>
    <w:link w:val="ListParagraphChar"/>
    <w:uiPriority w:val="34"/>
    <w:qFormat/>
    <w:rsid w:val="00CB3134"/>
    <w:pPr>
      <w:keepNext/>
      <w:keepLines/>
      <w:numPr>
        <w:numId w:val="28"/>
      </w:numPr>
      <w:jc w:val="left"/>
    </w:pPr>
    <w:rPr>
      <w:lang w:val="vi"/>
    </w:rPr>
  </w:style>
  <w:style w:type="numbering" w:customStyle="1" w:styleId="CurrentList1">
    <w:name w:val="Current List1"/>
    <w:rsid w:val="006D0CF3"/>
    <w:pPr>
      <w:numPr>
        <w:numId w:val="4"/>
      </w:numPr>
    </w:pPr>
  </w:style>
  <w:style w:type="paragraph" w:styleId="TOC1">
    <w:name w:val="toc 1"/>
    <w:basedOn w:val="Normal"/>
    <w:next w:val="Normal"/>
    <w:autoRedefine/>
    <w:uiPriority w:val="39"/>
    <w:rsid w:val="00E723E4"/>
    <w:pPr>
      <w:tabs>
        <w:tab w:val="right" w:leader="dot" w:pos="9628"/>
      </w:tabs>
    </w:pPr>
  </w:style>
  <w:style w:type="character" w:customStyle="1" w:styleId="Heading2Char">
    <w:name w:val="Heading 2 Char"/>
    <w:link w:val="Heading2"/>
    <w:rsid w:val="001E08EB"/>
    <w:rPr>
      <w:b/>
      <w:sz w:val="28"/>
      <w:szCs w:val="26"/>
    </w:rPr>
  </w:style>
  <w:style w:type="character" w:customStyle="1" w:styleId="Heading3Char">
    <w:name w:val="Heading 3 Char"/>
    <w:link w:val="Heading3"/>
    <w:rsid w:val="00E463B0"/>
    <w:rPr>
      <w:b/>
      <w:i/>
      <w:sz w:val="28"/>
      <w:szCs w:val="26"/>
    </w:rPr>
  </w:style>
  <w:style w:type="paragraph" w:styleId="TOC2">
    <w:name w:val="toc 2"/>
    <w:basedOn w:val="Normal"/>
    <w:next w:val="Normal"/>
    <w:autoRedefine/>
    <w:uiPriority w:val="39"/>
    <w:rsid w:val="00823909"/>
    <w:pPr>
      <w:ind w:left="260"/>
    </w:pPr>
  </w:style>
  <w:style w:type="paragraph" w:styleId="TOC3">
    <w:name w:val="toc 3"/>
    <w:basedOn w:val="Normal"/>
    <w:next w:val="Normal"/>
    <w:autoRedefine/>
    <w:uiPriority w:val="39"/>
    <w:rsid w:val="00823909"/>
    <w:pPr>
      <w:ind w:left="520"/>
    </w:pPr>
  </w:style>
  <w:style w:type="character" w:customStyle="1" w:styleId="Heading4Char">
    <w:name w:val="Heading 4 Char"/>
    <w:link w:val="Heading4"/>
    <w:rsid w:val="00C954ED"/>
    <w:rPr>
      <w:b/>
      <w:i/>
      <w:sz w:val="26"/>
      <w:szCs w:val="26"/>
    </w:rPr>
  </w:style>
  <w:style w:type="character" w:customStyle="1" w:styleId="Heading6Char">
    <w:name w:val="Heading 6 Char"/>
    <w:link w:val="Heading6"/>
    <w:semiHidden/>
    <w:rsid w:val="00D32413"/>
    <w:rPr>
      <w:rFonts w:ascii="Calibri" w:eastAsia="Yu Mincho" w:hAnsi="Calibri" w:cs="Times New Roman"/>
      <w:b/>
      <w:bCs/>
      <w:sz w:val="22"/>
      <w:szCs w:val="22"/>
      <w:lang w:eastAsia="en-US"/>
    </w:rPr>
  </w:style>
  <w:style w:type="paragraph" w:styleId="Caption">
    <w:name w:val="caption"/>
    <w:basedOn w:val="Normal"/>
    <w:next w:val="Normal"/>
    <w:unhideWhenUsed/>
    <w:qFormat/>
    <w:rsid w:val="004608B6"/>
    <w:pPr>
      <w:ind w:firstLine="0"/>
      <w:jc w:val="center"/>
    </w:pPr>
    <w:rPr>
      <w:b/>
      <w:i/>
    </w:rPr>
  </w:style>
  <w:style w:type="character" w:styleId="CommentReference">
    <w:name w:val="annotation reference"/>
    <w:rsid w:val="00A11302"/>
    <w:rPr>
      <w:sz w:val="16"/>
      <w:szCs w:val="16"/>
    </w:rPr>
  </w:style>
  <w:style w:type="paragraph" w:styleId="CommentText">
    <w:name w:val="annotation text"/>
    <w:basedOn w:val="Normal"/>
    <w:link w:val="CommentTextChar"/>
    <w:rsid w:val="00A11302"/>
    <w:rPr>
      <w:sz w:val="20"/>
      <w:szCs w:val="20"/>
    </w:rPr>
  </w:style>
  <w:style w:type="character" w:customStyle="1" w:styleId="CommentTextChar">
    <w:name w:val="Comment Text Char"/>
    <w:basedOn w:val="DefaultParagraphFont"/>
    <w:link w:val="CommentText"/>
    <w:rsid w:val="00A11302"/>
  </w:style>
  <w:style w:type="paragraph" w:styleId="CommentSubject">
    <w:name w:val="annotation subject"/>
    <w:basedOn w:val="CommentText"/>
    <w:next w:val="CommentText"/>
    <w:link w:val="CommentSubjectChar"/>
    <w:rsid w:val="00A11302"/>
    <w:rPr>
      <w:b/>
      <w:bCs/>
    </w:rPr>
  </w:style>
  <w:style w:type="character" w:customStyle="1" w:styleId="CommentSubjectChar">
    <w:name w:val="Comment Subject Char"/>
    <w:link w:val="CommentSubject"/>
    <w:rsid w:val="00A11302"/>
    <w:rPr>
      <w:b/>
      <w:bCs/>
    </w:rPr>
  </w:style>
  <w:style w:type="character" w:styleId="UnresolvedMention">
    <w:name w:val="Unresolved Mention"/>
    <w:uiPriority w:val="99"/>
    <w:semiHidden/>
    <w:unhideWhenUsed/>
    <w:rsid w:val="00E10CDB"/>
    <w:rPr>
      <w:color w:val="605E5C"/>
      <w:shd w:val="clear" w:color="auto" w:fill="E1DFDD"/>
    </w:rPr>
  </w:style>
  <w:style w:type="paragraph" w:customStyle="1" w:styleId="break-words">
    <w:name w:val="break-words"/>
    <w:basedOn w:val="Normal"/>
    <w:rsid w:val="00520196"/>
    <w:pPr>
      <w:spacing w:before="100" w:beforeAutospacing="1" w:after="100" w:afterAutospacing="1" w:line="240" w:lineRule="auto"/>
      <w:ind w:firstLine="0"/>
      <w:jc w:val="left"/>
    </w:pPr>
    <w:rPr>
      <w:sz w:val="24"/>
      <w:lang w:eastAsia="ja-JP"/>
    </w:rPr>
  </w:style>
  <w:style w:type="character" w:styleId="Emphasis">
    <w:name w:val="Emphasis"/>
    <w:uiPriority w:val="20"/>
    <w:qFormat/>
    <w:rsid w:val="00520196"/>
    <w:rPr>
      <w:i/>
      <w:iCs/>
    </w:rPr>
  </w:style>
  <w:style w:type="paragraph" w:styleId="TOC4">
    <w:name w:val="toc 4"/>
    <w:basedOn w:val="Normal"/>
    <w:next w:val="Normal"/>
    <w:autoRedefine/>
    <w:uiPriority w:val="39"/>
    <w:rsid w:val="005005D9"/>
    <w:pPr>
      <w:ind w:left="780"/>
    </w:pPr>
  </w:style>
  <w:style w:type="paragraph" w:styleId="TOC5">
    <w:name w:val="toc 5"/>
    <w:basedOn w:val="Normal"/>
    <w:next w:val="Normal"/>
    <w:autoRedefine/>
    <w:uiPriority w:val="39"/>
    <w:unhideWhenUsed/>
    <w:rsid w:val="005005D9"/>
    <w:pPr>
      <w:spacing w:after="100" w:line="278" w:lineRule="auto"/>
      <w:ind w:left="960" w:firstLine="0"/>
      <w:jc w:val="left"/>
    </w:pPr>
    <w:rPr>
      <w:rFonts w:ascii="Calibri" w:hAnsi="Calibri"/>
      <w:kern w:val="2"/>
      <w:sz w:val="24"/>
    </w:rPr>
  </w:style>
  <w:style w:type="paragraph" w:styleId="TOC6">
    <w:name w:val="toc 6"/>
    <w:basedOn w:val="Normal"/>
    <w:next w:val="Normal"/>
    <w:autoRedefine/>
    <w:uiPriority w:val="39"/>
    <w:unhideWhenUsed/>
    <w:rsid w:val="005005D9"/>
    <w:pPr>
      <w:spacing w:after="100" w:line="278" w:lineRule="auto"/>
      <w:ind w:left="1200" w:firstLine="0"/>
      <w:jc w:val="left"/>
    </w:pPr>
    <w:rPr>
      <w:rFonts w:ascii="Calibri" w:hAnsi="Calibri"/>
      <w:kern w:val="2"/>
      <w:sz w:val="24"/>
    </w:rPr>
  </w:style>
  <w:style w:type="paragraph" w:styleId="TOC7">
    <w:name w:val="toc 7"/>
    <w:basedOn w:val="Normal"/>
    <w:next w:val="Normal"/>
    <w:autoRedefine/>
    <w:uiPriority w:val="39"/>
    <w:unhideWhenUsed/>
    <w:rsid w:val="005005D9"/>
    <w:pPr>
      <w:spacing w:after="100" w:line="278" w:lineRule="auto"/>
      <w:ind w:left="1440" w:firstLine="0"/>
      <w:jc w:val="left"/>
    </w:pPr>
    <w:rPr>
      <w:rFonts w:ascii="Calibri" w:hAnsi="Calibri"/>
      <w:kern w:val="2"/>
      <w:sz w:val="24"/>
    </w:rPr>
  </w:style>
  <w:style w:type="paragraph" w:styleId="TOC8">
    <w:name w:val="toc 8"/>
    <w:basedOn w:val="Normal"/>
    <w:next w:val="Normal"/>
    <w:autoRedefine/>
    <w:uiPriority w:val="39"/>
    <w:unhideWhenUsed/>
    <w:rsid w:val="005005D9"/>
    <w:pPr>
      <w:spacing w:after="100" w:line="278" w:lineRule="auto"/>
      <w:ind w:left="1680" w:firstLine="0"/>
      <w:jc w:val="left"/>
    </w:pPr>
    <w:rPr>
      <w:rFonts w:ascii="Calibri" w:hAnsi="Calibri"/>
      <w:kern w:val="2"/>
      <w:sz w:val="24"/>
    </w:rPr>
  </w:style>
  <w:style w:type="paragraph" w:styleId="TOC9">
    <w:name w:val="toc 9"/>
    <w:basedOn w:val="Normal"/>
    <w:next w:val="Normal"/>
    <w:autoRedefine/>
    <w:uiPriority w:val="39"/>
    <w:unhideWhenUsed/>
    <w:rsid w:val="005005D9"/>
    <w:pPr>
      <w:spacing w:after="100" w:line="278" w:lineRule="auto"/>
      <w:ind w:left="1920" w:firstLine="0"/>
      <w:jc w:val="left"/>
    </w:pPr>
    <w:rPr>
      <w:rFonts w:ascii="Calibri" w:hAnsi="Calibri"/>
      <w:kern w:val="2"/>
      <w:sz w:val="24"/>
    </w:rPr>
  </w:style>
  <w:style w:type="paragraph" w:styleId="TableofFigures">
    <w:name w:val="table of figures"/>
    <w:basedOn w:val="Normal"/>
    <w:next w:val="Normal"/>
    <w:uiPriority w:val="99"/>
    <w:rsid w:val="005005D9"/>
  </w:style>
  <w:style w:type="character" w:customStyle="1" w:styleId="katex-mathml">
    <w:name w:val="katex-mathml"/>
    <w:basedOn w:val="DefaultParagraphFont"/>
    <w:rsid w:val="00C766A1"/>
  </w:style>
  <w:style w:type="character" w:customStyle="1" w:styleId="mord">
    <w:name w:val="mord"/>
    <w:basedOn w:val="DefaultParagraphFont"/>
    <w:rsid w:val="00C766A1"/>
  </w:style>
  <w:style w:type="character" w:customStyle="1" w:styleId="mrel">
    <w:name w:val="mrel"/>
    <w:basedOn w:val="DefaultParagraphFont"/>
    <w:rsid w:val="00C766A1"/>
  </w:style>
  <w:style w:type="character" w:customStyle="1" w:styleId="mbin">
    <w:name w:val="mbin"/>
    <w:basedOn w:val="DefaultParagraphFont"/>
    <w:rsid w:val="00C766A1"/>
  </w:style>
  <w:style w:type="character" w:customStyle="1" w:styleId="mopen">
    <w:name w:val="mopen"/>
    <w:basedOn w:val="DefaultParagraphFont"/>
    <w:rsid w:val="00C766A1"/>
  </w:style>
  <w:style w:type="character" w:customStyle="1" w:styleId="mpunct">
    <w:name w:val="mpunct"/>
    <w:basedOn w:val="DefaultParagraphFont"/>
    <w:rsid w:val="00C766A1"/>
  </w:style>
  <w:style w:type="character" w:customStyle="1" w:styleId="mclose">
    <w:name w:val="mclose"/>
    <w:basedOn w:val="DefaultParagraphFont"/>
    <w:rsid w:val="00C766A1"/>
  </w:style>
  <w:style w:type="paragraph" w:styleId="TOCHeading">
    <w:name w:val="TOC Heading"/>
    <w:basedOn w:val="Normal"/>
    <w:next w:val="Normal"/>
    <w:uiPriority w:val="39"/>
    <w:unhideWhenUsed/>
    <w:qFormat/>
    <w:rsid w:val="001C5282"/>
    <w:pPr>
      <w:ind w:firstLine="0"/>
    </w:pPr>
  </w:style>
  <w:style w:type="character" w:styleId="HTMLCode">
    <w:name w:val="HTML Code"/>
    <w:uiPriority w:val="99"/>
    <w:unhideWhenUsed/>
    <w:rsid w:val="008F7311"/>
    <w:rPr>
      <w:rFonts w:ascii="Courier New" w:eastAsia="Times New Roman" w:hAnsi="Courier New" w:cs="Courier New"/>
      <w:sz w:val="20"/>
      <w:szCs w:val="20"/>
    </w:rPr>
  </w:style>
  <w:style w:type="character" w:customStyle="1" w:styleId="sr-only">
    <w:name w:val="sr-only"/>
    <w:basedOn w:val="DefaultParagraphFont"/>
    <w:rsid w:val="008F7311"/>
  </w:style>
  <w:style w:type="table" w:customStyle="1" w:styleId="Style15">
    <w:name w:val="_Style 15"/>
    <w:basedOn w:val="TableNormal"/>
    <w:qFormat/>
    <w:rsid w:val="00FE31F2"/>
    <w:rPr>
      <w:rFonts w:eastAsia="SimSun"/>
    </w:rPr>
    <w:tblPr>
      <w:tblInd w:w="0" w:type="nil"/>
    </w:tblPr>
  </w:style>
  <w:style w:type="paragraph" w:styleId="Title">
    <w:name w:val="Title"/>
    <w:basedOn w:val="Normal"/>
    <w:next w:val="Normal"/>
    <w:uiPriority w:val="10"/>
    <w:qFormat/>
    <w:rsid w:val="5B122030"/>
    <w:pPr>
      <w:spacing w:after="80"/>
      <w:contextualSpacing/>
    </w:pPr>
    <w:rPr>
      <w:rFonts w:asciiTheme="majorHAnsi" w:eastAsiaTheme="majorEastAsia" w:hAnsiTheme="majorHAnsi" w:cstheme="majorBidi"/>
      <w:sz w:val="56"/>
      <w:szCs w:val="56"/>
    </w:rPr>
  </w:style>
  <w:style w:type="paragraph" w:styleId="EndnoteText">
    <w:name w:val="endnote text"/>
    <w:basedOn w:val="Normal"/>
    <w:uiPriority w:val="99"/>
    <w:semiHidden/>
    <w:unhideWhenUsed/>
    <w:rsid w:val="55C8D167"/>
    <w:rPr>
      <w:sz w:val="20"/>
      <w:szCs w:val="20"/>
    </w:rPr>
  </w:style>
  <w:style w:type="character" w:styleId="EndnoteReference">
    <w:name w:val="endnote reference"/>
    <w:basedOn w:val="DefaultParagraphFont"/>
    <w:uiPriority w:val="99"/>
    <w:semiHidden/>
    <w:unhideWhenUsed/>
    <w:rsid w:val="55C8D167"/>
    <w:rPr>
      <w:vertAlign w:val="superscript"/>
    </w:rPr>
  </w:style>
  <w:style w:type="paragraph" w:styleId="Revision">
    <w:name w:val="Revision"/>
    <w:hidden/>
    <w:uiPriority w:val="99"/>
    <w:semiHidden/>
    <w:rsid w:val="001E25B2"/>
    <w:rPr>
      <w:sz w:val="26"/>
      <w:szCs w:val="24"/>
    </w:rPr>
  </w:style>
  <w:style w:type="character" w:customStyle="1" w:styleId="FooterChar">
    <w:name w:val="Footer Char"/>
    <w:basedOn w:val="DefaultParagraphFont"/>
    <w:link w:val="Footer"/>
    <w:uiPriority w:val="99"/>
    <w:rsid w:val="004A3100"/>
    <w:rPr>
      <w:sz w:val="26"/>
      <w:szCs w:val="24"/>
    </w:rPr>
  </w:style>
  <w:style w:type="character" w:styleId="FollowedHyperlink">
    <w:name w:val="FollowedHyperlink"/>
    <w:basedOn w:val="DefaultParagraphFont"/>
    <w:rsid w:val="00797DAE"/>
    <w:rPr>
      <w:color w:val="96607D" w:themeColor="followedHyperlink"/>
      <w:u w:val="single"/>
    </w:rPr>
  </w:style>
  <w:style w:type="paragraph" w:styleId="Subtitle">
    <w:name w:val="Subtitle"/>
    <w:basedOn w:val="Normal"/>
    <w:next w:val="Normal"/>
    <w:link w:val="SubtitleChar"/>
    <w:qFormat/>
    <w:rsid w:val="001F02BE"/>
    <w:pPr>
      <w:numPr>
        <w:ilvl w:val="1"/>
      </w:numPr>
      <w:spacing w:after="160"/>
      <w:ind w:firstLine="432"/>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1F02BE"/>
    <w:rPr>
      <w:rFonts w:asciiTheme="minorHAnsi" w:eastAsiaTheme="minorEastAsia" w:hAnsiTheme="minorHAnsi" w:cstheme="minorBidi"/>
      <w:color w:val="5A5A5A" w:themeColor="text1" w:themeTint="A5"/>
      <w:spacing w:val="15"/>
      <w:sz w:val="22"/>
      <w:szCs w:val="22"/>
    </w:rPr>
  </w:style>
  <w:style w:type="paragraph" w:styleId="NoSpacing">
    <w:name w:val="No Spacing"/>
    <w:link w:val="NoSpacingChar"/>
    <w:uiPriority w:val="1"/>
    <w:qFormat/>
    <w:rsid w:val="001F02BE"/>
    <w:pPr>
      <w:ind w:firstLine="432"/>
      <w:jc w:val="both"/>
    </w:pPr>
    <w:rPr>
      <w:sz w:val="26"/>
      <w:szCs w:val="24"/>
    </w:rPr>
  </w:style>
  <w:style w:type="paragraph" w:customStyle="1" w:styleId="Appendix">
    <w:name w:val="Appendix"/>
    <w:basedOn w:val="NoSpacing"/>
    <w:link w:val="AppendixChar"/>
    <w:qFormat/>
    <w:rsid w:val="000C79DC"/>
    <w:pPr>
      <w:numPr>
        <w:numId w:val="27"/>
      </w:numPr>
      <w:spacing w:line="360" w:lineRule="auto"/>
      <w:ind w:left="357" w:hanging="357"/>
      <w:jc w:val="left"/>
    </w:pPr>
    <w:rPr>
      <w:b/>
      <w:i/>
      <w:sz w:val="28"/>
    </w:rPr>
  </w:style>
  <w:style w:type="character" w:customStyle="1" w:styleId="NoSpacingChar">
    <w:name w:val="No Spacing Char"/>
    <w:basedOn w:val="DefaultParagraphFont"/>
    <w:link w:val="NoSpacing"/>
    <w:uiPriority w:val="1"/>
    <w:rsid w:val="00F51F65"/>
    <w:rPr>
      <w:sz w:val="26"/>
      <w:szCs w:val="24"/>
    </w:rPr>
  </w:style>
  <w:style w:type="character" w:customStyle="1" w:styleId="AppendixChar">
    <w:name w:val="Appendix Char"/>
    <w:basedOn w:val="NoSpacingChar"/>
    <w:link w:val="Appendix"/>
    <w:rsid w:val="000C79DC"/>
    <w:rPr>
      <w:b/>
      <w:i/>
      <w:sz w:val="28"/>
      <w:szCs w:val="24"/>
    </w:rPr>
  </w:style>
  <w:style w:type="character" w:customStyle="1" w:styleId="ListParagraphChar">
    <w:name w:val="List Paragraph Char"/>
    <w:basedOn w:val="DefaultParagraphFont"/>
    <w:link w:val="ListParagraph"/>
    <w:uiPriority w:val="34"/>
    <w:rsid w:val="004C45AF"/>
    <w:rPr>
      <w:sz w:val="26"/>
      <w:szCs w:val="24"/>
      <w:lang w:val="vi"/>
    </w:rPr>
  </w:style>
  <w:style w:type="table" w:customStyle="1" w:styleId="ThesisTableStandard">
    <w:name w:val="Thesis_Table_Standard"/>
    <w:basedOn w:val="TableNormal"/>
    <w:uiPriority w:val="99"/>
    <w:rsid w:val="000D5B76"/>
    <w:rPr>
      <w:sz w:val="26"/>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tcPr>
      <w:shd w:val="clear" w:color="auto" w:fill="FFFFFF" w:themeFill="background1"/>
      <w:tcMar>
        <w:top w:w="23" w:type="dxa"/>
        <w:left w:w="119" w:type="dxa"/>
        <w:bottom w:w="23" w:type="dxa"/>
        <w:right w:w="119" w:type="dxa"/>
      </w:tcMar>
      <w:vAlign w:val="center"/>
    </w:tcPr>
    <w:tblStylePr w:type="firstRow">
      <w:rPr>
        <w:rFonts w:asciiTheme="majorBidi" w:hAnsiTheme="majorBidi"/>
        <w:b/>
        <w:sz w:val="26"/>
      </w:rPr>
      <w:tblPr/>
      <w:tcPr>
        <w:shd w:val="clear" w:color="auto" w:fill="EEECE1"/>
      </w:tcPr>
    </w:tblStylePr>
    <w:tblStylePr w:type="lastRow">
      <w:tblPr/>
      <w:tcPr>
        <w:shd w:val="clear" w:color="auto" w:fill="FFFFFF" w:themeFill="background1"/>
      </w:tcPr>
    </w:tblStylePr>
  </w:style>
  <w:style w:type="table" w:styleId="TableGridLight">
    <w:name w:val="Grid Table Light"/>
    <w:basedOn w:val="TableNormal"/>
    <w:uiPriority w:val="40"/>
    <w:rsid w:val="006322D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1">
    <w:name w:val="Table Grid1"/>
    <w:basedOn w:val="TableNormal"/>
    <w:next w:val="TableGrid"/>
    <w:uiPriority w:val="59"/>
    <w:rsid w:val="007F553F"/>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qFormat/>
    <w:rsid w:val="002E7849"/>
    <w:pPr>
      <w:numPr>
        <w:numId w:val="40"/>
      </w:numPr>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8672">
      <w:bodyDiv w:val="1"/>
      <w:marLeft w:val="0"/>
      <w:marRight w:val="0"/>
      <w:marTop w:val="0"/>
      <w:marBottom w:val="0"/>
      <w:divBdr>
        <w:top w:val="none" w:sz="0" w:space="0" w:color="auto"/>
        <w:left w:val="none" w:sz="0" w:space="0" w:color="auto"/>
        <w:bottom w:val="none" w:sz="0" w:space="0" w:color="auto"/>
        <w:right w:val="none" w:sz="0" w:space="0" w:color="auto"/>
      </w:divBdr>
    </w:div>
    <w:div w:id="2561074">
      <w:bodyDiv w:val="1"/>
      <w:marLeft w:val="0"/>
      <w:marRight w:val="0"/>
      <w:marTop w:val="0"/>
      <w:marBottom w:val="0"/>
      <w:divBdr>
        <w:top w:val="none" w:sz="0" w:space="0" w:color="auto"/>
        <w:left w:val="none" w:sz="0" w:space="0" w:color="auto"/>
        <w:bottom w:val="none" w:sz="0" w:space="0" w:color="auto"/>
        <w:right w:val="none" w:sz="0" w:space="0" w:color="auto"/>
      </w:divBdr>
    </w:div>
    <w:div w:id="2635183">
      <w:bodyDiv w:val="1"/>
      <w:marLeft w:val="0"/>
      <w:marRight w:val="0"/>
      <w:marTop w:val="0"/>
      <w:marBottom w:val="0"/>
      <w:divBdr>
        <w:top w:val="none" w:sz="0" w:space="0" w:color="auto"/>
        <w:left w:val="none" w:sz="0" w:space="0" w:color="auto"/>
        <w:bottom w:val="none" w:sz="0" w:space="0" w:color="auto"/>
        <w:right w:val="none" w:sz="0" w:space="0" w:color="auto"/>
      </w:divBdr>
    </w:div>
    <w:div w:id="4023398">
      <w:bodyDiv w:val="1"/>
      <w:marLeft w:val="0"/>
      <w:marRight w:val="0"/>
      <w:marTop w:val="0"/>
      <w:marBottom w:val="0"/>
      <w:divBdr>
        <w:top w:val="none" w:sz="0" w:space="0" w:color="auto"/>
        <w:left w:val="none" w:sz="0" w:space="0" w:color="auto"/>
        <w:bottom w:val="none" w:sz="0" w:space="0" w:color="auto"/>
        <w:right w:val="none" w:sz="0" w:space="0" w:color="auto"/>
      </w:divBdr>
    </w:div>
    <w:div w:id="5333719">
      <w:bodyDiv w:val="1"/>
      <w:marLeft w:val="0"/>
      <w:marRight w:val="0"/>
      <w:marTop w:val="0"/>
      <w:marBottom w:val="0"/>
      <w:divBdr>
        <w:top w:val="none" w:sz="0" w:space="0" w:color="auto"/>
        <w:left w:val="none" w:sz="0" w:space="0" w:color="auto"/>
        <w:bottom w:val="none" w:sz="0" w:space="0" w:color="auto"/>
        <w:right w:val="none" w:sz="0" w:space="0" w:color="auto"/>
      </w:divBdr>
    </w:div>
    <w:div w:id="34233914">
      <w:bodyDiv w:val="1"/>
      <w:marLeft w:val="0"/>
      <w:marRight w:val="0"/>
      <w:marTop w:val="0"/>
      <w:marBottom w:val="0"/>
      <w:divBdr>
        <w:top w:val="none" w:sz="0" w:space="0" w:color="auto"/>
        <w:left w:val="none" w:sz="0" w:space="0" w:color="auto"/>
        <w:bottom w:val="none" w:sz="0" w:space="0" w:color="auto"/>
        <w:right w:val="none" w:sz="0" w:space="0" w:color="auto"/>
      </w:divBdr>
    </w:div>
    <w:div w:id="37097520">
      <w:bodyDiv w:val="1"/>
      <w:marLeft w:val="0"/>
      <w:marRight w:val="0"/>
      <w:marTop w:val="0"/>
      <w:marBottom w:val="0"/>
      <w:divBdr>
        <w:top w:val="none" w:sz="0" w:space="0" w:color="auto"/>
        <w:left w:val="none" w:sz="0" w:space="0" w:color="auto"/>
        <w:bottom w:val="none" w:sz="0" w:space="0" w:color="auto"/>
        <w:right w:val="none" w:sz="0" w:space="0" w:color="auto"/>
      </w:divBdr>
    </w:div>
    <w:div w:id="39019434">
      <w:bodyDiv w:val="1"/>
      <w:marLeft w:val="0"/>
      <w:marRight w:val="0"/>
      <w:marTop w:val="0"/>
      <w:marBottom w:val="0"/>
      <w:divBdr>
        <w:top w:val="none" w:sz="0" w:space="0" w:color="auto"/>
        <w:left w:val="none" w:sz="0" w:space="0" w:color="auto"/>
        <w:bottom w:val="none" w:sz="0" w:space="0" w:color="auto"/>
        <w:right w:val="none" w:sz="0" w:space="0" w:color="auto"/>
      </w:divBdr>
      <w:divsChild>
        <w:div w:id="2105102175">
          <w:marLeft w:val="0"/>
          <w:marRight w:val="0"/>
          <w:marTop w:val="0"/>
          <w:marBottom w:val="0"/>
          <w:divBdr>
            <w:top w:val="none" w:sz="0" w:space="0" w:color="auto"/>
            <w:left w:val="none" w:sz="0" w:space="0" w:color="auto"/>
            <w:bottom w:val="none" w:sz="0" w:space="0" w:color="auto"/>
            <w:right w:val="none" w:sz="0" w:space="0" w:color="auto"/>
          </w:divBdr>
          <w:divsChild>
            <w:div w:id="167622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7411">
      <w:bodyDiv w:val="1"/>
      <w:marLeft w:val="0"/>
      <w:marRight w:val="0"/>
      <w:marTop w:val="0"/>
      <w:marBottom w:val="0"/>
      <w:divBdr>
        <w:top w:val="none" w:sz="0" w:space="0" w:color="auto"/>
        <w:left w:val="none" w:sz="0" w:space="0" w:color="auto"/>
        <w:bottom w:val="none" w:sz="0" w:space="0" w:color="auto"/>
        <w:right w:val="none" w:sz="0" w:space="0" w:color="auto"/>
      </w:divBdr>
    </w:div>
    <w:div w:id="49496478">
      <w:bodyDiv w:val="1"/>
      <w:marLeft w:val="0"/>
      <w:marRight w:val="0"/>
      <w:marTop w:val="0"/>
      <w:marBottom w:val="0"/>
      <w:divBdr>
        <w:top w:val="none" w:sz="0" w:space="0" w:color="auto"/>
        <w:left w:val="none" w:sz="0" w:space="0" w:color="auto"/>
        <w:bottom w:val="none" w:sz="0" w:space="0" w:color="auto"/>
        <w:right w:val="none" w:sz="0" w:space="0" w:color="auto"/>
      </w:divBdr>
    </w:div>
    <w:div w:id="57755387">
      <w:bodyDiv w:val="1"/>
      <w:marLeft w:val="0"/>
      <w:marRight w:val="0"/>
      <w:marTop w:val="0"/>
      <w:marBottom w:val="0"/>
      <w:divBdr>
        <w:top w:val="none" w:sz="0" w:space="0" w:color="auto"/>
        <w:left w:val="none" w:sz="0" w:space="0" w:color="auto"/>
        <w:bottom w:val="none" w:sz="0" w:space="0" w:color="auto"/>
        <w:right w:val="none" w:sz="0" w:space="0" w:color="auto"/>
      </w:divBdr>
    </w:div>
    <w:div w:id="58097303">
      <w:bodyDiv w:val="1"/>
      <w:marLeft w:val="0"/>
      <w:marRight w:val="0"/>
      <w:marTop w:val="0"/>
      <w:marBottom w:val="0"/>
      <w:divBdr>
        <w:top w:val="none" w:sz="0" w:space="0" w:color="auto"/>
        <w:left w:val="none" w:sz="0" w:space="0" w:color="auto"/>
        <w:bottom w:val="none" w:sz="0" w:space="0" w:color="auto"/>
        <w:right w:val="none" w:sz="0" w:space="0" w:color="auto"/>
      </w:divBdr>
    </w:div>
    <w:div w:id="58870372">
      <w:bodyDiv w:val="1"/>
      <w:marLeft w:val="0"/>
      <w:marRight w:val="0"/>
      <w:marTop w:val="0"/>
      <w:marBottom w:val="0"/>
      <w:divBdr>
        <w:top w:val="none" w:sz="0" w:space="0" w:color="auto"/>
        <w:left w:val="none" w:sz="0" w:space="0" w:color="auto"/>
        <w:bottom w:val="none" w:sz="0" w:space="0" w:color="auto"/>
        <w:right w:val="none" w:sz="0" w:space="0" w:color="auto"/>
      </w:divBdr>
    </w:div>
    <w:div w:id="63643553">
      <w:bodyDiv w:val="1"/>
      <w:marLeft w:val="0"/>
      <w:marRight w:val="0"/>
      <w:marTop w:val="0"/>
      <w:marBottom w:val="0"/>
      <w:divBdr>
        <w:top w:val="none" w:sz="0" w:space="0" w:color="auto"/>
        <w:left w:val="none" w:sz="0" w:space="0" w:color="auto"/>
        <w:bottom w:val="none" w:sz="0" w:space="0" w:color="auto"/>
        <w:right w:val="none" w:sz="0" w:space="0" w:color="auto"/>
      </w:divBdr>
    </w:div>
    <w:div w:id="69041631">
      <w:bodyDiv w:val="1"/>
      <w:marLeft w:val="0"/>
      <w:marRight w:val="0"/>
      <w:marTop w:val="0"/>
      <w:marBottom w:val="0"/>
      <w:divBdr>
        <w:top w:val="none" w:sz="0" w:space="0" w:color="auto"/>
        <w:left w:val="none" w:sz="0" w:space="0" w:color="auto"/>
        <w:bottom w:val="none" w:sz="0" w:space="0" w:color="auto"/>
        <w:right w:val="none" w:sz="0" w:space="0" w:color="auto"/>
      </w:divBdr>
    </w:div>
    <w:div w:id="74207926">
      <w:bodyDiv w:val="1"/>
      <w:marLeft w:val="0"/>
      <w:marRight w:val="0"/>
      <w:marTop w:val="0"/>
      <w:marBottom w:val="0"/>
      <w:divBdr>
        <w:top w:val="none" w:sz="0" w:space="0" w:color="auto"/>
        <w:left w:val="none" w:sz="0" w:space="0" w:color="auto"/>
        <w:bottom w:val="none" w:sz="0" w:space="0" w:color="auto"/>
        <w:right w:val="none" w:sz="0" w:space="0" w:color="auto"/>
      </w:divBdr>
    </w:div>
    <w:div w:id="82917810">
      <w:bodyDiv w:val="1"/>
      <w:marLeft w:val="0"/>
      <w:marRight w:val="0"/>
      <w:marTop w:val="0"/>
      <w:marBottom w:val="0"/>
      <w:divBdr>
        <w:top w:val="none" w:sz="0" w:space="0" w:color="auto"/>
        <w:left w:val="none" w:sz="0" w:space="0" w:color="auto"/>
        <w:bottom w:val="none" w:sz="0" w:space="0" w:color="auto"/>
        <w:right w:val="none" w:sz="0" w:space="0" w:color="auto"/>
      </w:divBdr>
    </w:div>
    <w:div w:id="86005854">
      <w:bodyDiv w:val="1"/>
      <w:marLeft w:val="0"/>
      <w:marRight w:val="0"/>
      <w:marTop w:val="0"/>
      <w:marBottom w:val="0"/>
      <w:divBdr>
        <w:top w:val="none" w:sz="0" w:space="0" w:color="auto"/>
        <w:left w:val="none" w:sz="0" w:space="0" w:color="auto"/>
        <w:bottom w:val="none" w:sz="0" w:space="0" w:color="auto"/>
        <w:right w:val="none" w:sz="0" w:space="0" w:color="auto"/>
      </w:divBdr>
    </w:div>
    <w:div w:id="86191297">
      <w:bodyDiv w:val="1"/>
      <w:marLeft w:val="0"/>
      <w:marRight w:val="0"/>
      <w:marTop w:val="0"/>
      <w:marBottom w:val="0"/>
      <w:divBdr>
        <w:top w:val="none" w:sz="0" w:space="0" w:color="auto"/>
        <w:left w:val="none" w:sz="0" w:space="0" w:color="auto"/>
        <w:bottom w:val="none" w:sz="0" w:space="0" w:color="auto"/>
        <w:right w:val="none" w:sz="0" w:space="0" w:color="auto"/>
      </w:divBdr>
    </w:div>
    <w:div w:id="87314378">
      <w:bodyDiv w:val="1"/>
      <w:marLeft w:val="0"/>
      <w:marRight w:val="0"/>
      <w:marTop w:val="0"/>
      <w:marBottom w:val="0"/>
      <w:divBdr>
        <w:top w:val="none" w:sz="0" w:space="0" w:color="auto"/>
        <w:left w:val="none" w:sz="0" w:space="0" w:color="auto"/>
        <w:bottom w:val="none" w:sz="0" w:space="0" w:color="auto"/>
        <w:right w:val="none" w:sz="0" w:space="0" w:color="auto"/>
      </w:divBdr>
    </w:div>
    <w:div w:id="96603201">
      <w:bodyDiv w:val="1"/>
      <w:marLeft w:val="0"/>
      <w:marRight w:val="0"/>
      <w:marTop w:val="0"/>
      <w:marBottom w:val="0"/>
      <w:divBdr>
        <w:top w:val="none" w:sz="0" w:space="0" w:color="auto"/>
        <w:left w:val="none" w:sz="0" w:space="0" w:color="auto"/>
        <w:bottom w:val="none" w:sz="0" w:space="0" w:color="auto"/>
        <w:right w:val="none" w:sz="0" w:space="0" w:color="auto"/>
      </w:divBdr>
    </w:div>
    <w:div w:id="99375760">
      <w:bodyDiv w:val="1"/>
      <w:marLeft w:val="0"/>
      <w:marRight w:val="0"/>
      <w:marTop w:val="0"/>
      <w:marBottom w:val="0"/>
      <w:divBdr>
        <w:top w:val="none" w:sz="0" w:space="0" w:color="auto"/>
        <w:left w:val="none" w:sz="0" w:space="0" w:color="auto"/>
        <w:bottom w:val="none" w:sz="0" w:space="0" w:color="auto"/>
        <w:right w:val="none" w:sz="0" w:space="0" w:color="auto"/>
      </w:divBdr>
      <w:divsChild>
        <w:div w:id="240023000">
          <w:marLeft w:val="0"/>
          <w:marRight w:val="0"/>
          <w:marTop w:val="0"/>
          <w:marBottom w:val="0"/>
          <w:divBdr>
            <w:top w:val="none" w:sz="0" w:space="0" w:color="auto"/>
            <w:left w:val="none" w:sz="0" w:space="0" w:color="auto"/>
            <w:bottom w:val="none" w:sz="0" w:space="0" w:color="auto"/>
            <w:right w:val="none" w:sz="0" w:space="0" w:color="auto"/>
          </w:divBdr>
          <w:divsChild>
            <w:div w:id="1152984974">
              <w:marLeft w:val="0"/>
              <w:marRight w:val="0"/>
              <w:marTop w:val="0"/>
              <w:marBottom w:val="0"/>
              <w:divBdr>
                <w:top w:val="none" w:sz="0" w:space="0" w:color="auto"/>
                <w:left w:val="none" w:sz="0" w:space="0" w:color="auto"/>
                <w:bottom w:val="none" w:sz="0" w:space="0" w:color="auto"/>
                <w:right w:val="none" w:sz="0" w:space="0" w:color="auto"/>
              </w:divBdr>
              <w:divsChild>
                <w:div w:id="1919706127">
                  <w:marLeft w:val="0"/>
                  <w:marRight w:val="0"/>
                  <w:marTop w:val="0"/>
                  <w:marBottom w:val="0"/>
                  <w:divBdr>
                    <w:top w:val="none" w:sz="0" w:space="0" w:color="auto"/>
                    <w:left w:val="none" w:sz="0" w:space="0" w:color="auto"/>
                    <w:bottom w:val="none" w:sz="0" w:space="0" w:color="auto"/>
                    <w:right w:val="none" w:sz="0" w:space="0" w:color="auto"/>
                  </w:divBdr>
                  <w:divsChild>
                    <w:div w:id="9725855">
                      <w:marLeft w:val="0"/>
                      <w:marRight w:val="0"/>
                      <w:marTop w:val="0"/>
                      <w:marBottom w:val="0"/>
                      <w:divBdr>
                        <w:top w:val="none" w:sz="0" w:space="0" w:color="auto"/>
                        <w:left w:val="none" w:sz="0" w:space="0" w:color="auto"/>
                        <w:bottom w:val="none" w:sz="0" w:space="0" w:color="auto"/>
                        <w:right w:val="none" w:sz="0" w:space="0" w:color="auto"/>
                      </w:divBdr>
                      <w:divsChild>
                        <w:div w:id="96558240">
                          <w:marLeft w:val="0"/>
                          <w:marRight w:val="0"/>
                          <w:marTop w:val="0"/>
                          <w:marBottom w:val="0"/>
                          <w:divBdr>
                            <w:top w:val="none" w:sz="0" w:space="0" w:color="auto"/>
                            <w:left w:val="none" w:sz="0" w:space="0" w:color="auto"/>
                            <w:bottom w:val="none" w:sz="0" w:space="0" w:color="auto"/>
                            <w:right w:val="none" w:sz="0" w:space="0" w:color="auto"/>
                          </w:divBdr>
                          <w:divsChild>
                            <w:div w:id="818811168">
                              <w:marLeft w:val="0"/>
                              <w:marRight w:val="0"/>
                              <w:marTop w:val="0"/>
                              <w:marBottom w:val="0"/>
                              <w:divBdr>
                                <w:top w:val="none" w:sz="0" w:space="0" w:color="auto"/>
                                <w:left w:val="none" w:sz="0" w:space="0" w:color="auto"/>
                                <w:bottom w:val="none" w:sz="0" w:space="0" w:color="auto"/>
                                <w:right w:val="none" w:sz="0" w:space="0" w:color="auto"/>
                              </w:divBdr>
                              <w:divsChild>
                                <w:div w:id="1257246742">
                                  <w:marLeft w:val="0"/>
                                  <w:marRight w:val="0"/>
                                  <w:marTop w:val="0"/>
                                  <w:marBottom w:val="0"/>
                                  <w:divBdr>
                                    <w:top w:val="none" w:sz="0" w:space="0" w:color="auto"/>
                                    <w:left w:val="none" w:sz="0" w:space="0" w:color="auto"/>
                                    <w:bottom w:val="none" w:sz="0" w:space="0" w:color="auto"/>
                                    <w:right w:val="none" w:sz="0" w:space="0" w:color="auto"/>
                                  </w:divBdr>
                                  <w:divsChild>
                                    <w:div w:id="30258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22911">
                      <w:marLeft w:val="0"/>
                      <w:marRight w:val="0"/>
                      <w:marTop w:val="0"/>
                      <w:marBottom w:val="0"/>
                      <w:divBdr>
                        <w:top w:val="none" w:sz="0" w:space="0" w:color="auto"/>
                        <w:left w:val="none" w:sz="0" w:space="0" w:color="auto"/>
                        <w:bottom w:val="none" w:sz="0" w:space="0" w:color="auto"/>
                        <w:right w:val="none" w:sz="0" w:space="0" w:color="auto"/>
                      </w:divBdr>
                      <w:divsChild>
                        <w:div w:id="162210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79147">
      <w:bodyDiv w:val="1"/>
      <w:marLeft w:val="0"/>
      <w:marRight w:val="0"/>
      <w:marTop w:val="0"/>
      <w:marBottom w:val="0"/>
      <w:divBdr>
        <w:top w:val="none" w:sz="0" w:space="0" w:color="auto"/>
        <w:left w:val="none" w:sz="0" w:space="0" w:color="auto"/>
        <w:bottom w:val="none" w:sz="0" w:space="0" w:color="auto"/>
        <w:right w:val="none" w:sz="0" w:space="0" w:color="auto"/>
      </w:divBdr>
    </w:div>
    <w:div w:id="115759308">
      <w:bodyDiv w:val="1"/>
      <w:marLeft w:val="0"/>
      <w:marRight w:val="0"/>
      <w:marTop w:val="0"/>
      <w:marBottom w:val="0"/>
      <w:divBdr>
        <w:top w:val="none" w:sz="0" w:space="0" w:color="auto"/>
        <w:left w:val="none" w:sz="0" w:space="0" w:color="auto"/>
        <w:bottom w:val="none" w:sz="0" w:space="0" w:color="auto"/>
        <w:right w:val="none" w:sz="0" w:space="0" w:color="auto"/>
      </w:divBdr>
    </w:div>
    <w:div w:id="117645653">
      <w:bodyDiv w:val="1"/>
      <w:marLeft w:val="0"/>
      <w:marRight w:val="0"/>
      <w:marTop w:val="0"/>
      <w:marBottom w:val="0"/>
      <w:divBdr>
        <w:top w:val="none" w:sz="0" w:space="0" w:color="auto"/>
        <w:left w:val="none" w:sz="0" w:space="0" w:color="auto"/>
        <w:bottom w:val="none" w:sz="0" w:space="0" w:color="auto"/>
        <w:right w:val="none" w:sz="0" w:space="0" w:color="auto"/>
      </w:divBdr>
    </w:div>
    <w:div w:id="128472674">
      <w:bodyDiv w:val="1"/>
      <w:marLeft w:val="0"/>
      <w:marRight w:val="0"/>
      <w:marTop w:val="0"/>
      <w:marBottom w:val="0"/>
      <w:divBdr>
        <w:top w:val="none" w:sz="0" w:space="0" w:color="auto"/>
        <w:left w:val="none" w:sz="0" w:space="0" w:color="auto"/>
        <w:bottom w:val="none" w:sz="0" w:space="0" w:color="auto"/>
        <w:right w:val="none" w:sz="0" w:space="0" w:color="auto"/>
      </w:divBdr>
    </w:div>
    <w:div w:id="131748982">
      <w:bodyDiv w:val="1"/>
      <w:marLeft w:val="0"/>
      <w:marRight w:val="0"/>
      <w:marTop w:val="0"/>
      <w:marBottom w:val="0"/>
      <w:divBdr>
        <w:top w:val="none" w:sz="0" w:space="0" w:color="auto"/>
        <w:left w:val="none" w:sz="0" w:space="0" w:color="auto"/>
        <w:bottom w:val="none" w:sz="0" w:space="0" w:color="auto"/>
        <w:right w:val="none" w:sz="0" w:space="0" w:color="auto"/>
      </w:divBdr>
    </w:div>
    <w:div w:id="141318798">
      <w:bodyDiv w:val="1"/>
      <w:marLeft w:val="0"/>
      <w:marRight w:val="0"/>
      <w:marTop w:val="0"/>
      <w:marBottom w:val="0"/>
      <w:divBdr>
        <w:top w:val="none" w:sz="0" w:space="0" w:color="auto"/>
        <w:left w:val="none" w:sz="0" w:space="0" w:color="auto"/>
        <w:bottom w:val="none" w:sz="0" w:space="0" w:color="auto"/>
        <w:right w:val="none" w:sz="0" w:space="0" w:color="auto"/>
      </w:divBdr>
    </w:div>
    <w:div w:id="144586279">
      <w:bodyDiv w:val="1"/>
      <w:marLeft w:val="0"/>
      <w:marRight w:val="0"/>
      <w:marTop w:val="0"/>
      <w:marBottom w:val="0"/>
      <w:divBdr>
        <w:top w:val="none" w:sz="0" w:space="0" w:color="auto"/>
        <w:left w:val="none" w:sz="0" w:space="0" w:color="auto"/>
        <w:bottom w:val="none" w:sz="0" w:space="0" w:color="auto"/>
        <w:right w:val="none" w:sz="0" w:space="0" w:color="auto"/>
      </w:divBdr>
    </w:div>
    <w:div w:id="149641599">
      <w:bodyDiv w:val="1"/>
      <w:marLeft w:val="0"/>
      <w:marRight w:val="0"/>
      <w:marTop w:val="0"/>
      <w:marBottom w:val="0"/>
      <w:divBdr>
        <w:top w:val="none" w:sz="0" w:space="0" w:color="auto"/>
        <w:left w:val="none" w:sz="0" w:space="0" w:color="auto"/>
        <w:bottom w:val="none" w:sz="0" w:space="0" w:color="auto"/>
        <w:right w:val="none" w:sz="0" w:space="0" w:color="auto"/>
      </w:divBdr>
    </w:div>
    <w:div w:id="150105979">
      <w:bodyDiv w:val="1"/>
      <w:marLeft w:val="0"/>
      <w:marRight w:val="0"/>
      <w:marTop w:val="0"/>
      <w:marBottom w:val="0"/>
      <w:divBdr>
        <w:top w:val="none" w:sz="0" w:space="0" w:color="auto"/>
        <w:left w:val="none" w:sz="0" w:space="0" w:color="auto"/>
        <w:bottom w:val="none" w:sz="0" w:space="0" w:color="auto"/>
        <w:right w:val="none" w:sz="0" w:space="0" w:color="auto"/>
      </w:divBdr>
    </w:div>
    <w:div w:id="160708181">
      <w:bodyDiv w:val="1"/>
      <w:marLeft w:val="0"/>
      <w:marRight w:val="0"/>
      <w:marTop w:val="0"/>
      <w:marBottom w:val="0"/>
      <w:divBdr>
        <w:top w:val="none" w:sz="0" w:space="0" w:color="auto"/>
        <w:left w:val="none" w:sz="0" w:space="0" w:color="auto"/>
        <w:bottom w:val="none" w:sz="0" w:space="0" w:color="auto"/>
        <w:right w:val="none" w:sz="0" w:space="0" w:color="auto"/>
      </w:divBdr>
    </w:div>
    <w:div w:id="182716768">
      <w:bodyDiv w:val="1"/>
      <w:marLeft w:val="0"/>
      <w:marRight w:val="0"/>
      <w:marTop w:val="0"/>
      <w:marBottom w:val="0"/>
      <w:divBdr>
        <w:top w:val="none" w:sz="0" w:space="0" w:color="auto"/>
        <w:left w:val="none" w:sz="0" w:space="0" w:color="auto"/>
        <w:bottom w:val="none" w:sz="0" w:space="0" w:color="auto"/>
        <w:right w:val="none" w:sz="0" w:space="0" w:color="auto"/>
      </w:divBdr>
    </w:div>
    <w:div w:id="195506852">
      <w:bodyDiv w:val="1"/>
      <w:marLeft w:val="0"/>
      <w:marRight w:val="0"/>
      <w:marTop w:val="0"/>
      <w:marBottom w:val="0"/>
      <w:divBdr>
        <w:top w:val="none" w:sz="0" w:space="0" w:color="auto"/>
        <w:left w:val="none" w:sz="0" w:space="0" w:color="auto"/>
        <w:bottom w:val="none" w:sz="0" w:space="0" w:color="auto"/>
        <w:right w:val="none" w:sz="0" w:space="0" w:color="auto"/>
      </w:divBdr>
    </w:div>
    <w:div w:id="202795588">
      <w:bodyDiv w:val="1"/>
      <w:marLeft w:val="0"/>
      <w:marRight w:val="0"/>
      <w:marTop w:val="0"/>
      <w:marBottom w:val="0"/>
      <w:divBdr>
        <w:top w:val="none" w:sz="0" w:space="0" w:color="auto"/>
        <w:left w:val="none" w:sz="0" w:space="0" w:color="auto"/>
        <w:bottom w:val="none" w:sz="0" w:space="0" w:color="auto"/>
        <w:right w:val="none" w:sz="0" w:space="0" w:color="auto"/>
      </w:divBdr>
    </w:div>
    <w:div w:id="205265342">
      <w:bodyDiv w:val="1"/>
      <w:marLeft w:val="0"/>
      <w:marRight w:val="0"/>
      <w:marTop w:val="0"/>
      <w:marBottom w:val="0"/>
      <w:divBdr>
        <w:top w:val="none" w:sz="0" w:space="0" w:color="auto"/>
        <w:left w:val="none" w:sz="0" w:space="0" w:color="auto"/>
        <w:bottom w:val="none" w:sz="0" w:space="0" w:color="auto"/>
        <w:right w:val="none" w:sz="0" w:space="0" w:color="auto"/>
      </w:divBdr>
    </w:div>
    <w:div w:id="221254891">
      <w:bodyDiv w:val="1"/>
      <w:marLeft w:val="0"/>
      <w:marRight w:val="0"/>
      <w:marTop w:val="0"/>
      <w:marBottom w:val="0"/>
      <w:divBdr>
        <w:top w:val="none" w:sz="0" w:space="0" w:color="auto"/>
        <w:left w:val="none" w:sz="0" w:space="0" w:color="auto"/>
        <w:bottom w:val="none" w:sz="0" w:space="0" w:color="auto"/>
        <w:right w:val="none" w:sz="0" w:space="0" w:color="auto"/>
      </w:divBdr>
    </w:div>
    <w:div w:id="229735567">
      <w:bodyDiv w:val="1"/>
      <w:marLeft w:val="0"/>
      <w:marRight w:val="0"/>
      <w:marTop w:val="0"/>
      <w:marBottom w:val="0"/>
      <w:divBdr>
        <w:top w:val="none" w:sz="0" w:space="0" w:color="auto"/>
        <w:left w:val="none" w:sz="0" w:space="0" w:color="auto"/>
        <w:bottom w:val="none" w:sz="0" w:space="0" w:color="auto"/>
        <w:right w:val="none" w:sz="0" w:space="0" w:color="auto"/>
      </w:divBdr>
    </w:div>
    <w:div w:id="234124417">
      <w:bodyDiv w:val="1"/>
      <w:marLeft w:val="0"/>
      <w:marRight w:val="0"/>
      <w:marTop w:val="0"/>
      <w:marBottom w:val="0"/>
      <w:divBdr>
        <w:top w:val="none" w:sz="0" w:space="0" w:color="auto"/>
        <w:left w:val="none" w:sz="0" w:space="0" w:color="auto"/>
        <w:bottom w:val="none" w:sz="0" w:space="0" w:color="auto"/>
        <w:right w:val="none" w:sz="0" w:space="0" w:color="auto"/>
      </w:divBdr>
    </w:div>
    <w:div w:id="241334628">
      <w:bodyDiv w:val="1"/>
      <w:marLeft w:val="0"/>
      <w:marRight w:val="0"/>
      <w:marTop w:val="0"/>
      <w:marBottom w:val="0"/>
      <w:divBdr>
        <w:top w:val="none" w:sz="0" w:space="0" w:color="auto"/>
        <w:left w:val="none" w:sz="0" w:space="0" w:color="auto"/>
        <w:bottom w:val="none" w:sz="0" w:space="0" w:color="auto"/>
        <w:right w:val="none" w:sz="0" w:space="0" w:color="auto"/>
      </w:divBdr>
    </w:div>
    <w:div w:id="256837518">
      <w:bodyDiv w:val="1"/>
      <w:marLeft w:val="0"/>
      <w:marRight w:val="0"/>
      <w:marTop w:val="0"/>
      <w:marBottom w:val="0"/>
      <w:divBdr>
        <w:top w:val="none" w:sz="0" w:space="0" w:color="auto"/>
        <w:left w:val="none" w:sz="0" w:space="0" w:color="auto"/>
        <w:bottom w:val="none" w:sz="0" w:space="0" w:color="auto"/>
        <w:right w:val="none" w:sz="0" w:space="0" w:color="auto"/>
      </w:divBdr>
    </w:div>
    <w:div w:id="260145014">
      <w:bodyDiv w:val="1"/>
      <w:marLeft w:val="0"/>
      <w:marRight w:val="0"/>
      <w:marTop w:val="0"/>
      <w:marBottom w:val="0"/>
      <w:divBdr>
        <w:top w:val="none" w:sz="0" w:space="0" w:color="auto"/>
        <w:left w:val="none" w:sz="0" w:space="0" w:color="auto"/>
        <w:bottom w:val="none" w:sz="0" w:space="0" w:color="auto"/>
        <w:right w:val="none" w:sz="0" w:space="0" w:color="auto"/>
      </w:divBdr>
    </w:div>
    <w:div w:id="264383257">
      <w:bodyDiv w:val="1"/>
      <w:marLeft w:val="0"/>
      <w:marRight w:val="0"/>
      <w:marTop w:val="0"/>
      <w:marBottom w:val="0"/>
      <w:divBdr>
        <w:top w:val="none" w:sz="0" w:space="0" w:color="auto"/>
        <w:left w:val="none" w:sz="0" w:space="0" w:color="auto"/>
        <w:bottom w:val="none" w:sz="0" w:space="0" w:color="auto"/>
        <w:right w:val="none" w:sz="0" w:space="0" w:color="auto"/>
      </w:divBdr>
    </w:div>
    <w:div w:id="272514434">
      <w:bodyDiv w:val="1"/>
      <w:marLeft w:val="0"/>
      <w:marRight w:val="0"/>
      <w:marTop w:val="0"/>
      <w:marBottom w:val="0"/>
      <w:divBdr>
        <w:top w:val="none" w:sz="0" w:space="0" w:color="auto"/>
        <w:left w:val="none" w:sz="0" w:space="0" w:color="auto"/>
        <w:bottom w:val="none" w:sz="0" w:space="0" w:color="auto"/>
        <w:right w:val="none" w:sz="0" w:space="0" w:color="auto"/>
      </w:divBdr>
    </w:div>
    <w:div w:id="276329784">
      <w:bodyDiv w:val="1"/>
      <w:marLeft w:val="0"/>
      <w:marRight w:val="0"/>
      <w:marTop w:val="0"/>
      <w:marBottom w:val="0"/>
      <w:divBdr>
        <w:top w:val="none" w:sz="0" w:space="0" w:color="auto"/>
        <w:left w:val="none" w:sz="0" w:space="0" w:color="auto"/>
        <w:bottom w:val="none" w:sz="0" w:space="0" w:color="auto"/>
        <w:right w:val="none" w:sz="0" w:space="0" w:color="auto"/>
      </w:divBdr>
    </w:div>
    <w:div w:id="293800834">
      <w:bodyDiv w:val="1"/>
      <w:marLeft w:val="0"/>
      <w:marRight w:val="0"/>
      <w:marTop w:val="0"/>
      <w:marBottom w:val="0"/>
      <w:divBdr>
        <w:top w:val="none" w:sz="0" w:space="0" w:color="auto"/>
        <w:left w:val="none" w:sz="0" w:space="0" w:color="auto"/>
        <w:bottom w:val="none" w:sz="0" w:space="0" w:color="auto"/>
        <w:right w:val="none" w:sz="0" w:space="0" w:color="auto"/>
      </w:divBdr>
    </w:div>
    <w:div w:id="306789489">
      <w:bodyDiv w:val="1"/>
      <w:marLeft w:val="0"/>
      <w:marRight w:val="0"/>
      <w:marTop w:val="0"/>
      <w:marBottom w:val="0"/>
      <w:divBdr>
        <w:top w:val="none" w:sz="0" w:space="0" w:color="auto"/>
        <w:left w:val="none" w:sz="0" w:space="0" w:color="auto"/>
        <w:bottom w:val="none" w:sz="0" w:space="0" w:color="auto"/>
        <w:right w:val="none" w:sz="0" w:space="0" w:color="auto"/>
      </w:divBdr>
    </w:div>
    <w:div w:id="314840077">
      <w:bodyDiv w:val="1"/>
      <w:marLeft w:val="0"/>
      <w:marRight w:val="0"/>
      <w:marTop w:val="0"/>
      <w:marBottom w:val="0"/>
      <w:divBdr>
        <w:top w:val="none" w:sz="0" w:space="0" w:color="auto"/>
        <w:left w:val="none" w:sz="0" w:space="0" w:color="auto"/>
        <w:bottom w:val="none" w:sz="0" w:space="0" w:color="auto"/>
        <w:right w:val="none" w:sz="0" w:space="0" w:color="auto"/>
      </w:divBdr>
    </w:div>
    <w:div w:id="328992097">
      <w:bodyDiv w:val="1"/>
      <w:marLeft w:val="0"/>
      <w:marRight w:val="0"/>
      <w:marTop w:val="0"/>
      <w:marBottom w:val="0"/>
      <w:divBdr>
        <w:top w:val="none" w:sz="0" w:space="0" w:color="auto"/>
        <w:left w:val="none" w:sz="0" w:space="0" w:color="auto"/>
        <w:bottom w:val="none" w:sz="0" w:space="0" w:color="auto"/>
        <w:right w:val="none" w:sz="0" w:space="0" w:color="auto"/>
      </w:divBdr>
    </w:div>
    <w:div w:id="333460491">
      <w:bodyDiv w:val="1"/>
      <w:marLeft w:val="0"/>
      <w:marRight w:val="0"/>
      <w:marTop w:val="0"/>
      <w:marBottom w:val="0"/>
      <w:divBdr>
        <w:top w:val="none" w:sz="0" w:space="0" w:color="auto"/>
        <w:left w:val="none" w:sz="0" w:space="0" w:color="auto"/>
        <w:bottom w:val="none" w:sz="0" w:space="0" w:color="auto"/>
        <w:right w:val="none" w:sz="0" w:space="0" w:color="auto"/>
      </w:divBdr>
    </w:div>
    <w:div w:id="342513963">
      <w:bodyDiv w:val="1"/>
      <w:marLeft w:val="0"/>
      <w:marRight w:val="0"/>
      <w:marTop w:val="0"/>
      <w:marBottom w:val="0"/>
      <w:divBdr>
        <w:top w:val="none" w:sz="0" w:space="0" w:color="auto"/>
        <w:left w:val="none" w:sz="0" w:space="0" w:color="auto"/>
        <w:bottom w:val="none" w:sz="0" w:space="0" w:color="auto"/>
        <w:right w:val="none" w:sz="0" w:space="0" w:color="auto"/>
      </w:divBdr>
    </w:div>
    <w:div w:id="371003138">
      <w:bodyDiv w:val="1"/>
      <w:marLeft w:val="0"/>
      <w:marRight w:val="0"/>
      <w:marTop w:val="0"/>
      <w:marBottom w:val="0"/>
      <w:divBdr>
        <w:top w:val="none" w:sz="0" w:space="0" w:color="auto"/>
        <w:left w:val="none" w:sz="0" w:space="0" w:color="auto"/>
        <w:bottom w:val="none" w:sz="0" w:space="0" w:color="auto"/>
        <w:right w:val="none" w:sz="0" w:space="0" w:color="auto"/>
      </w:divBdr>
    </w:div>
    <w:div w:id="396903970">
      <w:bodyDiv w:val="1"/>
      <w:marLeft w:val="0"/>
      <w:marRight w:val="0"/>
      <w:marTop w:val="0"/>
      <w:marBottom w:val="0"/>
      <w:divBdr>
        <w:top w:val="none" w:sz="0" w:space="0" w:color="auto"/>
        <w:left w:val="none" w:sz="0" w:space="0" w:color="auto"/>
        <w:bottom w:val="none" w:sz="0" w:space="0" w:color="auto"/>
        <w:right w:val="none" w:sz="0" w:space="0" w:color="auto"/>
      </w:divBdr>
    </w:div>
    <w:div w:id="401678783">
      <w:bodyDiv w:val="1"/>
      <w:marLeft w:val="0"/>
      <w:marRight w:val="0"/>
      <w:marTop w:val="0"/>
      <w:marBottom w:val="0"/>
      <w:divBdr>
        <w:top w:val="none" w:sz="0" w:space="0" w:color="auto"/>
        <w:left w:val="none" w:sz="0" w:space="0" w:color="auto"/>
        <w:bottom w:val="none" w:sz="0" w:space="0" w:color="auto"/>
        <w:right w:val="none" w:sz="0" w:space="0" w:color="auto"/>
      </w:divBdr>
    </w:div>
    <w:div w:id="423964893">
      <w:bodyDiv w:val="1"/>
      <w:marLeft w:val="0"/>
      <w:marRight w:val="0"/>
      <w:marTop w:val="0"/>
      <w:marBottom w:val="0"/>
      <w:divBdr>
        <w:top w:val="none" w:sz="0" w:space="0" w:color="auto"/>
        <w:left w:val="none" w:sz="0" w:space="0" w:color="auto"/>
        <w:bottom w:val="none" w:sz="0" w:space="0" w:color="auto"/>
        <w:right w:val="none" w:sz="0" w:space="0" w:color="auto"/>
      </w:divBdr>
      <w:divsChild>
        <w:div w:id="1739326288">
          <w:marLeft w:val="0"/>
          <w:marRight w:val="0"/>
          <w:marTop w:val="0"/>
          <w:marBottom w:val="0"/>
          <w:divBdr>
            <w:top w:val="none" w:sz="0" w:space="0" w:color="auto"/>
            <w:left w:val="none" w:sz="0" w:space="0" w:color="auto"/>
            <w:bottom w:val="none" w:sz="0" w:space="0" w:color="auto"/>
            <w:right w:val="none" w:sz="0" w:space="0" w:color="auto"/>
          </w:divBdr>
        </w:div>
      </w:divsChild>
    </w:div>
    <w:div w:id="429591719">
      <w:bodyDiv w:val="1"/>
      <w:marLeft w:val="0"/>
      <w:marRight w:val="0"/>
      <w:marTop w:val="0"/>
      <w:marBottom w:val="0"/>
      <w:divBdr>
        <w:top w:val="none" w:sz="0" w:space="0" w:color="auto"/>
        <w:left w:val="none" w:sz="0" w:space="0" w:color="auto"/>
        <w:bottom w:val="none" w:sz="0" w:space="0" w:color="auto"/>
        <w:right w:val="none" w:sz="0" w:space="0" w:color="auto"/>
      </w:divBdr>
    </w:div>
    <w:div w:id="438257076">
      <w:bodyDiv w:val="1"/>
      <w:marLeft w:val="0"/>
      <w:marRight w:val="0"/>
      <w:marTop w:val="0"/>
      <w:marBottom w:val="0"/>
      <w:divBdr>
        <w:top w:val="none" w:sz="0" w:space="0" w:color="auto"/>
        <w:left w:val="none" w:sz="0" w:space="0" w:color="auto"/>
        <w:bottom w:val="none" w:sz="0" w:space="0" w:color="auto"/>
        <w:right w:val="none" w:sz="0" w:space="0" w:color="auto"/>
      </w:divBdr>
    </w:div>
    <w:div w:id="442456569">
      <w:bodyDiv w:val="1"/>
      <w:marLeft w:val="0"/>
      <w:marRight w:val="0"/>
      <w:marTop w:val="0"/>
      <w:marBottom w:val="0"/>
      <w:divBdr>
        <w:top w:val="none" w:sz="0" w:space="0" w:color="auto"/>
        <w:left w:val="none" w:sz="0" w:space="0" w:color="auto"/>
        <w:bottom w:val="none" w:sz="0" w:space="0" w:color="auto"/>
        <w:right w:val="none" w:sz="0" w:space="0" w:color="auto"/>
      </w:divBdr>
    </w:div>
    <w:div w:id="447773864">
      <w:bodyDiv w:val="1"/>
      <w:marLeft w:val="0"/>
      <w:marRight w:val="0"/>
      <w:marTop w:val="0"/>
      <w:marBottom w:val="0"/>
      <w:divBdr>
        <w:top w:val="none" w:sz="0" w:space="0" w:color="auto"/>
        <w:left w:val="none" w:sz="0" w:space="0" w:color="auto"/>
        <w:bottom w:val="none" w:sz="0" w:space="0" w:color="auto"/>
        <w:right w:val="none" w:sz="0" w:space="0" w:color="auto"/>
      </w:divBdr>
    </w:div>
    <w:div w:id="455099946">
      <w:bodyDiv w:val="1"/>
      <w:marLeft w:val="0"/>
      <w:marRight w:val="0"/>
      <w:marTop w:val="0"/>
      <w:marBottom w:val="0"/>
      <w:divBdr>
        <w:top w:val="none" w:sz="0" w:space="0" w:color="auto"/>
        <w:left w:val="none" w:sz="0" w:space="0" w:color="auto"/>
        <w:bottom w:val="none" w:sz="0" w:space="0" w:color="auto"/>
        <w:right w:val="none" w:sz="0" w:space="0" w:color="auto"/>
      </w:divBdr>
    </w:div>
    <w:div w:id="458494867">
      <w:bodyDiv w:val="1"/>
      <w:marLeft w:val="0"/>
      <w:marRight w:val="0"/>
      <w:marTop w:val="0"/>
      <w:marBottom w:val="0"/>
      <w:divBdr>
        <w:top w:val="none" w:sz="0" w:space="0" w:color="auto"/>
        <w:left w:val="none" w:sz="0" w:space="0" w:color="auto"/>
        <w:bottom w:val="none" w:sz="0" w:space="0" w:color="auto"/>
        <w:right w:val="none" w:sz="0" w:space="0" w:color="auto"/>
      </w:divBdr>
    </w:div>
    <w:div w:id="461046453">
      <w:bodyDiv w:val="1"/>
      <w:marLeft w:val="0"/>
      <w:marRight w:val="0"/>
      <w:marTop w:val="0"/>
      <w:marBottom w:val="0"/>
      <w:divBdr>
        <w:top w:val="none" w:sz="0" w:space="0" w:color="auto"/>
        <w:left w:val="none" w:sz="0" w:space="0" w:color="auto"/>
        <w:bottom w:val="none" w:sz="0" w:space="0" w:color="auto"/>
        <w:right w:val="none" w:sz="0" w:space="0" w:color="auto"/>
      </w:divBdr>
    </w:div>
    <w:div w:id="478544115">
      <w:bodyDiv w:val="1"/>
      <w:marLeft w:val="0"/>
      <w:marRight w:val="0"/>
      <w:marTop w:val="0"/>
      <w:marBottom w:val="0"/>
      <w:divBdr>
        <w:top w:val="none" w:sz="0" w:space="0" w:color="auto"/>
        <w:left w:val="none" w:sz="0" w:space="0" w:color="auto"/>
        <w:bottom w:val="none" w:sz="0" w:space="0" w:color="auto"/>
        <w:right w:val="none" w:sz="0" w:space="0" w:color="auto"/>
      </w:divBdr>
    </w:div>
    <w:div w:id="486871734">
      <w:bodyDiv w:val="1"/>
      <w:marLeft w:val="0"/>
      <w:marRight w:val="0"/>
      <w:marTop w:val="0"/>
      <w:marBottom w:val="0"/>
      <w:divBdr>
        <w:top w:val="none" w:sz="0" w:space="0" w:color="auto"/>
        <w:left w:val="none" w:sz="0" w:space="0" w:color="auto"/>
        <w:bottom w:val="none" w:sz="0" w:space="0" w:color="auto"/>
        <w:right w:val="none" w:sz="0" w:space="0" w:color="auto"/>
      </w:divBdr>
    </w:div>
    <w:div w:id="491604431">
      <w:bodyDiv w:val="1"/>
      <w:marLeft w:val="0"/>
      <w:marRight w:val="0"/>
      <w:marTop w:val="0"/>
      <w:marBottom w:val="0"/>
      <w:divBdr>
        <w:top w:val="none" w:sz="0" w:space="0" w:color="auto"/>
        <w:left w:val="none" w:sz="0" w:space="0" w:color="auto"/>
        <w:bottom w:val="none" w:sz="0" w:space="0" w:color="auto"/>
        <w:right w:val="none" w:sz="0" w:space="0" w:color="auto"/>
      </w:divBdr>
    </w:div>
    <w:div w:id="491870522">
      <w:bodyDiv w:val="1"/>
      <w:marLeft w:val="0"/>
      <w:marRight w:val="0"/>
      <w:marTop w:val="0"/>
      <w:marBottom w:val="0"/>
      <w:divBdr>
        <w:top w:val="none" w:sz="0" w:space="0" w:color="auto"/>
        <w:left w:val="none" w:sz="0" w:space="0" w:color="auto"/>
        <w:bottom w:val="none" w:sz="0" w:space="0" w:color="auto"/>
        <w:right w:val="none" w:sz="0" w:space="0" w:color="auto"/>
      </w:divBdr>
    </w:div>
    <w:div w:id="493648275">
      <w:bodyDiv w:val="1"/>
      <w:marLeft w:val="0"/>
      <w:marRight w:val="0"/>
      <w:marTop w:val="0"/>
      <w:marBottom w:val="0"/>
      <w:divBdr>
        <w:top w:val="none" w:sz="0" w:space="0" w:color="auto"/>
        <w:left w:val="none" w:sz="0" w:space="0" w:color="auto"/>
        <w:bottom w:val="none" w:sz="0" w:space="0" w:color="auto"/>
        <w:right w:val="none" w:sz="0" w:space="0" w:color="auto"/>
      </w:divBdr>
    </w:div>
    <w:div w:id="496502012">
      <w:bodyDiv w:val="1"/>
      <w:marLeft w:val="0"/>
      <w:marRight w:val="0"/>
      <w:marTop w:val="0"/>
      <w:marBottom w:val="0"/>
      <w:divBdr>
        <w:top w:val="none" w:sz="0" w:space="0" w:color="auto"/>
        <w:left w:val="none" w:sz="0" w:space="0" w:color="auto"/>
        <w:bottom w:val="none" w:sz="0" w:space="0" w:color="auto"/>
        <w:right w:val="none" w:sz="0" w:space="0" w:color="auto"/>
      </w:divBdr>
    </w:div>
    <w:div w:id="504131926">
      <w:bodyDiv w:val="1"/>
      <w:marLeft w:val="0"/>
      <w:marRight w:val="0"/>
      <w:marTop w:val="0"/>
      <w:marBottom w:val="0"/>
      <w:divBdr>
        <w:top w:val="none" w:sz="0" w:space="0" w:color="auto"/>
        <w:left w:val="none" w:sz="0" w:space="0" w:color="auto"/>
        <w:bottom w:val="none" w:sz="0" w:space="0" w:color="auto"/>
        <w:right w:val="none" w:sz="0" w:space="0" w:color="auto"/>
      </w:divBdr>
    </w:div>
    <w:div w:id="504633981">
      <w:bodyDiv w:val="1"/>
      <w:marLeft w:val="0"/>
      <w:marRight w:val="0"/>
      <w:marTop w:val="0"/>
      <w:marBottom w:val="0"/>
      <w:divBdr>
        <w:top w:val="none" w:sz="0" w:space="0" w:color="auto"/>
        <w:left w:val="none" w:sz="0" w:space="0" w:color="auto"/>
        <w:bottom w:val="none" w:sz="0" w:space="0" w:color="auto"/>
        <w:right w:val="none" w:sz="0" w:space="0" w:color="auto"/>
      </w:divBdr>
    </w:div>
    <w:div w:id="508302237">
      <w:bodyDiv w:val="1"/>
      <w:marLeft w:val="0"/>
      <w:marRight w:val="0"/>
      <w:marTop w:val="0"/>
      <w:marBottom w:val="0"/>
      <w:divBdr>
        <w:top w:val="none" w:sz="0" w:space="0" w:color="auto"/>
        <w:left w:val="none" w:sz="0" w:space="0" w:color="auto"/>
        <w:bottom w:val="none" w:sz="0" w:space="0" w:color="auto"/>
        <w:right w:val="none" w:sz="0" w:space="0" w:color="auto"/>
      </w:divBdr>
    </w:div>
    <w:div w:id="511262113">
      <w:bodyDiv w:val="1"/>
      <w:marLeft w:val="0"/>
      <w:marRight w:val="0"/>
      <w:marTop w:val="0"/>
      <w:marBottom w:val="0"/>
      <w:divBdr>
        <w:top w:val="none" w:sz="0" w:space="0" w:color="auto"/>
        <w:left w:val="none" w:sz="0" w:space="0" w:color="auto"/>
        <w:bottom w:val="none" w:sz="0" w:space="0" w:color="auto"/>
        <w:right w:val="none" w:sz="0" w:space="0" w:color="auto"/>
      </w:divBdr>
    </w:div>
    <w:div w:id="513810795">
      <w:bodyDiv w:val="1"/>
      <w:marLeft w:val="0"/>
      <w:marRight w:val="0"/>
      <w:marTop w:val="0"/>
      <w:marBottom w:val="0"/>
      <w:divBdr>
        <w:top w:val="none" w:sz="0" w:space="0" w:color="auto"/>
        <w:left w:val="none" w:sz="0" w:space="0" w:color="auto"/>
        <w:bottom w:val="none" w:sz="0" w:space="0" w:color="auto"/>
        <w:right w:val="none" w:sz="0" w:space="0" w:color="auto"/>
      </w:divBdr>
      <w:divsChild>
        <w:div w:id="1898274023">
          <w:marLeft w:val="0"/>
          <w:marRight w:val="0"/>
          <w:marTop w:val="0"/>
          <w:marBottom w:val="0"/>
          <w:divBdr>
            <w:top w:val="none" w:sz="0" w:space="0" w:color="auto"/>
            <w:left w:val="none" w:sz="0" w:space="0" w:color="auto"/>
            <w:bottom w:val="none" w:sz="0" w:space="0" w:color="auto"/>
            <w:right w:val="none" w:sz="0" w:space="0" w:color="auto"/>
          </w:divBdr>
        </w:div>
      </w:divsChild>
    </w:div>
    <w:div w:id="527984503">
      <w:bodyDiv w:val="1"/>
      <w:marLeft w:val="0"/>
      <w:marRight w:val="0"/>
      <w:marTop w:val="0"/>
      <w:marBottom w:val="0"/>
      <w:divBdr>
        <w:top w:val="none" w:sz="0" w:space="0" w:color="auto"/>
        <w:left w:val="none" w:sz="0" w:space="0" w:color="auto"/>
        <w:bottom w:val="none" w:sz="0" w:space="0" w:color="auto"/>
        <w:right w:val="none" w:sz="0" w:space="0" w:color="auto"/>
      </w:divBdr>
    </w:div>
    <w:div w:id="536742456">
      <w:bodyDiv w:val="1"/>
      <w:marLeft w:val="0"/>
      <w:marRight w:val="0"/>
      <w:marTop w:val="0"/>
      <w:marBottom w:val="0"/>
      <w:divBdr>
        <w:top w:val="none" w:sz="0" w:space="0" w:color="auto"/>
        <w:left w:val="none" w:sz="0" w:space="0" w:color="auto"/>
        <w:bottom w:val="none" w:sz="0" w:space="0" w:color="auto"/>
        <w:right w:val="none" w:sz="0" w:space="0" w:color="auto"/>
      </w:divBdr>
    </w:div>
    <w:div w:id="540940027">
      <w:bodyDiv w:val="1"/>
      <w:marLeft w:val="0"/>
      <w:marRight w:val="0"/>
      <w:marTop w:val="0"/>
      <w:marBottom w:val="0"/>
      <w:divBdr>
        <w:top w:val="none" w:sz="0" w:space="0" w:color="auto"/>
        <w:left w:val="none" w:sz="0" w:space="0" w:color="auto"/>
        <w:bottom w:val="none" w:sz="0" w:space="0" w:color="auto"/>
        <w:right w:val="none" w:sz="0" w:space="0" w:color="auto"/>
      </w:divBdr>
    </w:div>
    <w:div w:id="542715312">
      <w:bodyDiv w:val="1"/>
      <w:marLeft w:val="0"/>
      <w:marRight w:val="0"/>
      <w:marTop w:val="0"/>
      <w:marBottom w:val="0"/>
      <w:divBdr>
        <w:top w:val="none" w:sz="0" w:space="0" w:color="auto"/>
        <w:left w:val="none" w:sz="0" w:space="0" w:color="auto"/>
        <w:bottom w:val="none" w:sz="0" w:space="0" w:color="auto"/>
        <w:right w:val="none" w:sz="0" w:space="0" w:color="auto"/>
      </w:divBdr>
    </w:div>
    <w:div w:id="544827115">
      <w:bodyDiv w:val="1"/>
      <w:marLeft w:val="0"/>
      <w:marRight w:val="0"/>
      <w:marTop w:val="0"/>
      <w:marBottom w:val="0"/>
      <w:divBdr>
        <w:top w:val="none" w:sz="0" w:space="0" w:color="auto"/>
        <w:left w:val="none" w:sz="0" w:space="0" w:color="auto"/>
        <w:bottom w:val="none" w:sz="0" w:space="0" w:color="auto"/>
        <w:right w:val="none" w:sz="0" w:space="0" w:color="auto"/>
      </w:divBdr>
    </w:div>
    <w:div w:id="550462705">
      <w:bodyDiv w:val="1"/>
      <w:marLeft w:val="0"/>
      <w:marRight w:val="0"/>
      <w:marTop w:val="0"/>
      <w:marBottom w:val="0"/>
      <w:divBdr>
        <w:top w:val="none" w:sz="0" w:space="0" w:color="auto"/>
        <w:left w:val="none" w:sz="0" w:space="0" w:color="auto"/>
        <w:bottom w:val="none" w:sz="0" w:space="0" w:color="auto"/>
        <w:right w:val="none" w:sz="0" w:space="0" w:color="auto"/>
      </w:divBdr>
    </w:div>
    <w:div w:id="552621790">
      <w:bodyDiv w:val="1"/>
      <w:marLeft w:val="0"/>
      <w:marRight w:val="0"/>
      <w:marTop w:val="0"/>
      <w:marBottom w:val="0"/>
      <w:divBdr>
        <w:top w:val="none" w:sz="0" w:space="0" w:color="auto"/>
        <w:left w:val="none" w:sz="0" w:space="0" w:color="auto"/>
        <w:bottom w:val="none" w:sz="0" w:space="0" w:color="auto"/>
        <w:right w:val="none" w:sz="0" w:space="0" w:color="auto"/>
      </w:divBdr>
    </w:div>
    <w:div w:id="552691218">
      <w:bodyDiv w:val="1"/>
      <w:marLeft w:val="0"/>
      <w:marRight w:val="0"/>
      <w:marTop w:val="0"/>
      <w:marBottom w:val="0"/>
      <w:divBdr>
        <w:top w:val="none" w:sz="0" w:space="0" w:color="auto"/>
        <w:left w:val="none" w:sz="0" w:space="0" w:color="auto"/>
        <w:bottom w:val="none" w:sz="0" w:space="0" w:color="auto"/>
        <w:right w:val="none" w:sz="0" w:space="0" w:color="auto"/>
      </w:divBdr>
    </w:div>
    <w:div w:id="566258230">
      <w:bodyDiv w:val="1"/>
      <w:marLeft w:val="0"/>
      <w:marRight w:val="0"/>
      <w:marTop w:val="0"/>
      <w:marBottom w:val="0"/>
      <w:divBdr>
        <w:top w:val="none" w:sz="0" w:space="0" w:color="auto"/>
        <w:left w:val="none" w:sz="0" w:space="0" w:color="auto"/>
        <w:bottom w:val="none" w:sz="0" w:space="0" w:color="auto"/>
        <w:right w:val="none" w:sz="0" w:space="0" w:color="auto"/>
      </w:divBdr>
    </w:div>
    <w:div w:id="567037221">
      <w:bodyDiv w:val="1"/>
      <w:marLeft w:val="0"/>
      <w:marRight w:val="0"/>
      <w:marTop w:val="0"/>
      <w:marBottom w:val="0"/>
      <w:divBdr>
        <w:top w:val="none" w:sz="0" w:space="0" w:color="auto"/>
        <w:left w:val="none" w:sz="0" w:space="0" w:color="auto"/>
        <w:bottom w:val="none" w:sz="0" w:space="0" w:color="auto"/>
        <w:right w:val="none" w:sz="0" w:space="0" w:color="auto"/>
      </w:divBdr>
    </w:div>
    <w:div w:id="568223983">
      <w:bodyDiv w:val="1"/>
      <w:marLeft w:val="0"/>
      <w:marRight w:val="0"/>
      <w:marTop w:val="0"/>
      <w:marBottom w:val="0"/>
      <w:divBdr>
        <w:top w:val="none" w:sz="0" w:space="0" w:color="auto"/>
        <w:left w:val="none" w:sz="0" w:space="0" w:color="auto"/>
        <w:bottom w:val="none" w:sz="0" w:space="0" w:color="auto"/>
        <w:right w:val="none" w:sz="0" w:space="0" w:color="auto"/>
      </w:divBdr>
    </w:div>
    <w:div w:id="577786040">
      <w:bodyDiv w:val="1"/>
      <w:marLeft w:val="0"/>
      <w:marRight w:val="0"/>
      <w:marTop w:val="0"/>
      <w:marBottom w:val="0"/>
      <w:divBdr>
        <w:top w:val="none" w:sz="0" w:space="0" w:color="auto"/>
        <w:left w:val="none" w:sz="0" w:space="0" w:color="auto"/>
        <w:bottom w:val="none" w:sz="0" w:space="0" w:color="auto"/>
        <w:right w:val="none" w:sz="0" w:space="0" w:color="auto"/>
      </w:divBdr>
    </w:div>
    <w:div w:id="579173403">
      <w:bodyDiv w:val="1"/>
      <w:marLeft w:val="0"/>
      <w:marRight w:val="0"/>
      <w:marTop w:val="0"/>
      <w:marBottom w:val="0"/>
      <w:divBdr>
        <w:top w:val="none" w:sz="0" w:space="0" w:color="auto"/>
        <w:left w:val="none" w:sz="0" w:space="0" w:color="auto"/>
        <w:bottom w:val="none" w:sz="0" w:space="0" w:color="auto"/>
        <w:right w:val="none" w:sz="0" w:space="0" w:color="auto"/>
      </w:divBdr>
    </w:div>
    <w:div w:id="586227452">
      <w:bodyDiv w:val="1"/>
      <w:marLeft w:val="0"/>
      <w:marRight w:val="0"/>
      <w:marTop w:val="0"/>
      <w:marBottom w:val="0"/>
      <w:divBdr>
        <w:top w:val="none" w:sz="0" w:space="0" w:color="auto"/>
        <w:left w:val="none" w:sz="0" w:space="0" w:color="auto"/>
        <w:bottom w:val="none" w:sz="0" w:space="0" w:color="auto"/>
        <w:right w:val="none" w:sz="0" w:space="0" w:color="auto"/>
      </w:divBdr>
    </w:div>
    <w:div w:id="597906120">
      <w:bodyDiv w:val="1"/>
      <w:marLeft w:val="0"/>
      <w:marRight w:val="0"/>
      <w:marTop w:val="0"/>
      <w:marBottom w:val="0"/>
      <w:divBdr>
        <w:top w:val="none" w:sz="0" w:space="0" w:color="auto"/>
        <w:left w:val="none" w:sz="0" w:space="0" w:color="auto"/>
        <w:bottom w:val="none" w:sz="0" w:space="0" w:color="auto"/>
        <w:right w:val="none" w:sz="0" w:space="0" w:color="auto"/>
      </w:divBdr>
    </w:div>
    <w:div w:id="607589642">
      <w:bodyDiv w:val="1"/>
      <w:marLeft w:val="0"/>
      <w:marRight w:val="0"/>
      <w:marTop w:val="0"/>
      <w:marBottom w:val="0"/>
      <w:divBdr>
        <w:top w:val="none" w:sz="0" w:space="0" w:color="auto"/>
        <w:left w:val="none" w:sz="0" w:space="0" w:color="auto"/>
        <w:bottom w:val="none" w:sz="0" w:space="0" w:color="auto"/>
        <w:right w:val="none" w:sz="0" w:space="0" w:color="auto"/>
      </w:divBdr>
    </w:div>
    <w:div w:id="608775442">
      <w:bodyDiv w:val="1"/>
      <w:marLeft w:val="0"/>
      <w:marRight w:val="0"/>
      <w:marTop w:val="0"/>
      <w:marBottom w:val="0"/>
      <w:divBdr>
        <w:top w:val="none" w:sz="0" w:space="0" w:color="auto"/>
        <w:left w:val="none" w:sz="0" w:space="0" w:color="auto"/>
        <w:bottom w:val="none" w:sz="0" w:space="0" w:color="auto"/>
        <w:right w:val="none" w:sz="0" w:space="0" w:color="auto"/>
      </w:divBdr>
    </w:div>
    <w:div w:id="608858576">
      <w:bodyDiv w:val="1"/>
      <w:marLeft w:val="0"/>
      <w:marRight w:val="0"/>
      <w:marTop w:val="0"/>
      <w:marBottom w:val="0"/>
      <w:divBdr>
        <w:top w:val="none" w:sz="0" w:space="0" w:color="auto"/>
        <w:left w:val="none" w:sz="0" w:space="0" w:color="auto"/>
        <w:bottom w:val="none" w:sz="0" w:space="0" w:color="auto"/>
        <w:right w:val="none" w:sz="0" w:space="0" w:color="auto"/>
      </w:divBdr>
    </w:div>
    <w:div w:id="617757851">
      <w:bodyDiv w:val="1"/>
      <w:marLeft w:val="0"/>
      <w:marRight w:val="0"/>
      <w:marTop w:val="0"/>
      <w:marBottom w:val="0"/>
      <w:divBdr>
        <w:top w:val="none" w:sz="0" w:space="0" w:color="auto"/>
        <w:left w:val="none" w:sz="0" w:space="0" w:color="auto"/>
        <w:bottom w:val="none" w:sz="0" w:space="0" w:color="auto"/>
        <w:right w:val="none" w:sz="0" w:space="0" w:color="auto"/>
      </w:divBdr>
    </w:div>
    <w:div w:id="620769810">
      <w:bodyDiv w:val="1"/>
      <w:marLeft w:val="0"/>
      <w:marRight w:val="0"/>
      <w:marTop w:val="0"/>
      <w:marBottom w:val="0"/>
      <w:divBdr>
        <w:top w:val="none" w:sz="0" w:space="0" w:color="auto"/>
        <w:left w:val="none" w:sz="0" w:space="0" w:color="auto"/>
        <w:bottom w:val="none" w:sz="0" w:space="0" w:color="auto"/>
        <w:right w:val="none" w:sz="0" w:space="0" w:color="auto"/>
      </w:divBdr>
    </w:div>
    <w:div w:id="633412007">
      <w:bodyDiv w:val="1"/>
      <w:marLeft w:val="0"/>
      <w:marRight w:val="0"/>
      <w:marTop w:val="0"/>
      <w:marBottom w:val="0"/>
      <w:divBdr>
        <w:top w:val="none" w:sz="0" w:space="0" w:color="auto"/>
        <w:left w:val="none" w:sz="0" w:space="0" w:color="auto"/>
        <w:bottom w:val="none" w:sz="0" w:space="0" w:color="auto"/>
        <w:right w:val="none" w:sz="0" w:space="0" w:color="auto"/>
      </w:divBdr>
      <w:divsChild>
        <w:div w:id="486166815">
          <w:marLeft w:val="0"/>
          <w:marRight w:val="0"/>
          <w:marTop w:val="0"/>
          <w:marBottom w:val="0"/>
          <w:divBdr>
            <w:top w:val="none" w:sz="0" w:space="0" w:color="auto"/>
            <w:left w:val="none" w:sz="0" w:space="0" w:color="auto"/>
            <w:bottom w:val="none" w:sz="0" w:space="0" w:color="auto"/>
            <w:right w:val="none" w:sz="0" w:space="0" w:color="auto"/>
          </w:divBdr>
        </w:div>
      </w:divsChild>
    </w:div>
    <w:div w:id="635330755">
      <w:bodyDiv w:val="1"/>
      <w:marLeft w:val="0"/>
      <w:marRight w:val="0"/>
      <w:marTop w:val="0"/>
      <w:marBottom w:val="0"/>
      <w:divBdr>
        <w:top w:val="none" w:sz="0" w:space="0" w:color="auto"/>
        <w:left w:val="none" w:sz="0" w:space="0" w:color="auto"/>
        <w:bottom w:val="none" w:sz="0" w:space="0" w:color="auto"/>
        <w:right w:val="none" w:sz="0" w:space="0" w:color="auto"/>
      </w:divBdr>
      <w:divsChild>
        <w:div w:id="1877229470">
          <w:marLeft w:val="0"/>
          <w:marRight w:val="0"/>
          <w:marTop w:val="0"/>
          <w:marBottom w:val="0"/>
          <w:divBdr>
            <w:top w:val="none" w:sz="0" w:space="0" w:color="auto"/>
            <w:left w:val="none" w:sz="0" w:space="0" w:color="auto"/>
            <w:bottom w:val="none" w:sz="0" w:space="0" w:color="auto"/>
            <w:right w:val="none" w:sz="0" w:space="0" w:color="auto"/>
          </w:divBdr>
        </w:div>
      </w:divsChild>
    </w:div>
    <w:div w:id="639768594">
      <w:bodyDiv w:val="1"/>
      <w:marLeft w:val="0"/>
      <w:marRight w:val="0"/>
      <w:marTop w:val="0"/>
      <w:marBottom w:val="0"/>
      <w:divBdr>
        <w:top w:val="none" w:sz="0" w:space="0" w:color="auto"/>
        <w:left w:val="none" w:sz="0" w:space="0" w:color="auto"/>
        <w:bottom w:val="none" w:sz="0" w:space="0" w:color="auto"/>
        <w:right w:val="none" w:sz="0" w:space="0" w:color="auto"/>
      </w:divBdr>
    </w:div>
    <w:div w:id="639968339">
      <w:bodyDiv w:val="1"/>
      <w:marLeft w:val="0"/>
      <w:marRight w:val="0"/>
      <w:marTop w:val="0"/>
      <w:marBottom w:val="0"/>
      <w:divBdr>
        <w:top w:val="none" w:sz="0" w:space="0" w:color="auto"/>
        <w:left w:val="none" w:sz="0" w:space="0" w:color="auto"/>
        <w:bottom w:val="none" w:sz="0" w:space="0" w:color="auto"/>
        <w:right w:val="none" w:sz="0" w:space="0" w:color="auto"/>
      </w:divBdr>
      <w:divsChild>
        <w:div w:id="295764142">
          <w:marLeft w:val="0"/>
          <w:marRight w:val="0"/>
          <w:marTop w:val="0"/>
          <w:marBottom w:val="0"/>
          <w:divBdr>
            <w:top w:val="none" w:sz="0" w:space="0" w:color="auto"/>
            <w:left w:val="none" w:sz="0" w:space="0" w:color="auto"/>
            <w:bottom w:val="none" w:sz="0" w:space="0" w:color="auto"/>
            <w:right w:val="none" w:sz="0" w:space="0" w:color="auto"/>
          </w:divBdr>
          <w:divsChild>
            <w:div w:id="1089274106">
              <w:marLeft w:val="0"/>
              <w:marRight w:val="0"/>
              <w:marTop w:val="0"/>
              <w:marBottom w:val="0"/>
              <w:divBdr>
                <w:top w:val="none" w:sz="0" w:space="0" w:color="auto"/>
                <w:left w:val="none" w:sz="0" w:space="0" w:color="auto"/>
                <w:bottom w:val="none" w:sz="0" w:space="0" w:color="auto"/>
                <w:right w:val="none" w:sz="0" w:space="0" w:color="auto"/>
              </w:divBdr>
              <w:divsChild>
                <w:div w:id="1964462821">
                  <w:marLeft w:val="0"/>
                  <w:marRight w:val="0"/>
                  <w:marTop w:val="0"/>
                  <w:marBottom w:val="0"/>
                  <w:divBdr>
                    <w:top w:val="none" w:sz="0" w:space="0" w:color="auto"/>
                    <w:left w:val="none" w:sz="0" w:space="0" w:color="auto"/>
                    <w:bottom w:val="none" w:sz="0" w:space="0" w:color="auto"/>
                    <w:right w:val="none" w:sz="0" w:space="0" w:color="auto"/>
                  </w:divBdr>
                  <w:divsChild>
                    <w:div w:id="2126726906">
                      <w:marLeft w:val="0"/>
                      <w:marRight w:val="0"/>
                      <w:marTop w:val="0"/>
                      <w:marBottom w:val="0"/>
                      <w:divBdr>
                        <w:top w:val="none" w:sz="0" w:space="0" w:color="auto"/>
                        <w:left w:val="none" w:sz="0" w:space="0" w:color="auto"/>
                        <w:bottom w:val="none" w:sz="0" w:space="0" w:color="auto"/>
                        <w:right w:val="none" w:sz="0" w:space="0" w:color="auto"/>
                      </w:divBdr>
                      <w:divsChild>
                        <w:div w:id="2098138630">
                          <w:marLeft w:val="0"/>
                          <w:marRight w:val="0"/>
                          <w:marTop w:val="0"/>
                          <w:marBottom w:val="0"/>
                          <w:divBdr>
                            <w:top w:val="none" w:sz="0" w:space="0" w:color="auto"/>
                            <w:left w:val="none" w:sz="0" w:space="0" w:color="auto"/>
                            <w:bottom w:val="none" w:sz="0" w:space="0" w:color="auto"/>
                            <w:right w:val="none" w:sz="0" w:space="0" w:color="auto"/>
                          </w:divBdr>
                          <w:divsChild>
                            <w:div w:id="705446913">
                              <w:marLeft w:val="0"/>
                              <w:marRight w:val="0"/>
                              <w:marTop w:val="0"/>
                              <w:marBottom w:val="0"/>
                              <w:divBdr>
                                <w:top w:val="none" w:sz="0" w:space="0" w:color="auto"/>
                                <w:left w:val="none" w:sz="0" w:space="0" w:color="auto"/>
                                <w:bottom w:val="none" w:sz="0" w:space="0" w:color="auto"/>
                                <w:right w:val="none" w:sz="0" w:space="0" w:color="auto"/>
                              </w:divBdr>
                              <w:divsChild>
                                <w:div w:id="151521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1951857">
      <w:bodyDiv w:val="1"/>
      <w:marLeft w:val="0"/>
      <w:marRight w:val="0"/>
      <w:marTop w:val="0"/>
      <w:marBottom w:val="0"/>
      <w:divBdr>
        <w:top w:val="none" w:sz="0" w:space="0" w:color="auto"/>
        <w:left w:val="none" w:sz="0" w:space="0" w:color="auto"/>
        <w:bottom w:val="none" w:sz="0" w:space="0" w:color="auto"/>
        <w:right w:val="none" w:sz="0" w:space="0" w:color="auto"/>
      </w:divBdr>
    </w:div>
    <w:div w:id="680938923">
      <w:bodyDiv w:val="1"/>
      <w:marLeft w:val="0"/>
      <w:marRight w:val="0"/>
      <w:marTop w:val="0"/>
      <w:marBottom w:val="0"/>
      <w:divBdr>
        <w:top w:val="none" w:sz="0" w:space="0" w:color="auto"/>
        <w:left w:val="none" w:sz="0" w:space="0" w:color="auto"/>
        <w:bottom w:val="none" w:sz="0" w:space="0" w:color="auto"/>
        <w:right w:val="none" w:sz="0" w:space="0" w:color="auto"/>
      </w:divBdr>
    </w:div>
    <w:div w:id="706108225">
      <w:bodyDiv w:val="1"/>
      <w:marLeft w:val="0"/>
      <w:marRight w:val="0"/>
      <w:marTop w:val="0"/>
      <w:marBottom w:val="0"/>
      <w:divBdr>
        <w:top w:val="none" w:sz="0" w:space="0" w:color="auto"/>
        <w:left w:val="none" w:sz="0" w:space="0" w:color="auto"/>
        <w:bottom w:val="none" w:sz="0" w:space="0" w:color="auto"/>
        <w:right w:val="none" w:sz="0" w:space="0" w:color="auto"/>
      </w:divBdr>
    </w:div>
    <w:div w:id="716204310">
      <w:bodyDiv w:val="1"/>
      <w:marLeft w:val="0"/>
      <w:marRight w:val="0"/>
      <w:marTop w:val="0"/>
      <w:marBottom w:val="0"/>
      <w:divBdr>
        <w:top w:val="none" w:sz="0" w:space="0" w:color="auto"/>
        <w:left w:val="none" w:sz="0" w:space="0" w:color="auto"/>
        <w:bottom w:val="none" w:sz="0" w:space="0" w:color="auto"/>
        <w:right w:val="none" w:sz="0" w:space="0" w:color="auto"/>
      </w:divBdr>
    </w:div>
    <w:div w:id="718406162">
      <w:bodyDiv w:val="1"/>
      <w:marLeft w:val="0"/>
      <w:marRight w:val="0"/>
      <w:marTop w:val="0"/>
      <w:marBottom w:val="0"/>
      <w:divBdr>
        <w:top w:val="none" w:sz="0" w:space="0" w:color="auto"/>
        <w:left w:val="none" w:sz="0" w:space="0" w:color="auto"/>
        <w:bottom w:val="none" w:sz="0" w:space="0" w:color="auto"/>
        <w:right w:val="none" w:sz="0" w:space="0" w:color="auto"/>
      </w:divBdr>
    </w:div>
    <w:div w:id="737361968">
      <w:bodyDiv w:val="1"/>
      <w:marLeft w:val="0"/>
      <w:marRight w:val="0"/>
      <w:marTop w:val="0"/>
      <w:marBottom w:val="0"/>
      <w:divBdr>
        <w:top w:val="none" w:sz="0" w:space="0" w:color="auto"/>
        <w:left w:val="none" w:sz="0" w:space="0" w:color="auto"/>
        <w:bottom w:val="none" w:sz="0" w:space="0" w:color="auto"/>
        <w:right w:val="none" w:sz="0" w:space="0" w:color="auto"/>
      </w:divBdr>
    </w:div>
    <w:div w:id="739133730">
      <w:bodyDiv w:val="1"/>
      <w:marLeft w:val="0"/>
      <w:marRight w:val="0"/>
      <w:marTop w:val="0"/>
      <w:marBottom w:val="0"/>
      <w:divBdr>
        <w:top w:val="none" w:sz="0" w:space="0" w:color="auto"/>
        <w:left w:val="none" w:sz="0" w:space="0" w:color="auto"/>
        <w:bottom w:val="none" w:sz="0" w:space="0" w:color="auto"/>
        <w:right w:val="none" w:sz="0" w:space="0" w:color="auto"/>
      </w:divBdr>
      <w:divsChild>
        <w:div w:id="1642612865">
          <w:marLeft w:val="0"/>
          <w:marRight w:val="0"/>
          <w:marTop w:val="0"/>
          <w:marBottom w:val="0"/>
          <w:divBdr>
            <w:top w:val="none" w:sz="0" w:space="0" w:color="auto"/>
            <w:left w:val="none" w:sz="0" w:space="0" w:color="auto"/>
            <w:bottom w:val="none" w:sz="0" w:space="0" w:color="auto"/>
            <w:right w:val="none" w:sz="0" w:space="0" w:color="auto"/>
          </w:divBdr>
          <w:divsChild>
            <w:div w:id="124363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55361">
      <w:bodyDiv w:val="1"/>
      <w:marLeft w:val="0"/>
      <w:marRight w:val="0"/>
      <w:marTop w:val="0"/>
      <w:marBottom w:val="0"/>
      <w:divBdr>
        <w:top w:val="none" w:sz="0" w:space="0" w:color="auto"/>
        <w:left w:val="none" w:sz="0" w:space="0" w:color="auto"/>
        <w:bottom w:val="none" w:sz="0" w:space="0" w:color="auto"/>
        <w:right w:val="none" w:sz="0" w:space="0" w:color="auto"/>
      </w:divBdr>
    </w:div>
    <w:div w:id="744762364">
      <w:bodyDiv w:val="1"/>
      <w:marLeft w:val="0"/>
      <w:marRight w:val="0"/>
      <w:marTop w:val="0"/>
      <w:marBottom w:val="0"/>
      <w:divBdr>
        <w:top w:val="none" w:sz="0" w:space="0" w:color="auto"/>
        <w:left w:val="none" w:sz="0" w:space="0" w:color="auto"/>
        <w:bottom w:val="none" w:sz="0" w:space="0" w:color="auto"/>
        <w:right w:val="none" w:sz="0" w:space="0" w:color="auto"/>
      </w:divBdr>
    </w:div>
    <w:div w:id="750395462">
      <w:bodyDiv w:val="1"/>
      <w:marLeft w:val="0"/>
      <w:marRight w:val="0"/>
      <w:marTop w:val="0"/>
      <w:marBottom w:val="0"/>
      <w:divBdr>
        <w:top w:val="none" w:sz="0" w:space="0" w:color="auto"/>
        <w:left w:val="none" w:sz="0" w:space="0" w:color="auto"/>
        <w:bottom w:val="none" w:sz="0" w:space="0" w:color="auto"/>
        <w:right w:val="none" w:sz="0" w:space="0" w:color="auto"/>
      </w:divBdr>
    </w:div>
    <w:div w:id="755171477">
      <w:bodyDiv w:val="1"/>
      <w:marLeft w:val="0"/>
      <w:marRight w:val="0"/>
      <w:marTop w:val="0"/>
      <w:marBottom w:val="0"/>
      <w:divBdr>
        <w:top w:val="none" w:sz="0" w:space="0" w:color="auto"/>
        <w:left w:val="none" w:sz="0" w:space="0" w:color="auto"/>
        <w:bottom w:val="none" w:sz="0" w:space="0" w:color="auto"/>
        <w:right w:val="none" w:sz="0" w:space="0" w:color="auto"/>
      </w:divBdr>
    </w:div>
    <w:div w:id="760298877">
      <w:bodyDiv w:val="1"/>
      <w:marLeft w:val="0"/>
      <w:marRight w:val="0"/>
      <w:marTop w:val="0"/>
      <w:marBottom w:val="0"/>
      <w:divBdr>
        <w:top w:val="none" w:sz="0" w:space="0" w:color="auto"/>
        <w:left w:val="none" w:sz="0" w:space="0" w:color="auto"/>
        <w:bottom w:val="none" w:sz="0" w:space="0" w:color="auto"/>
        <w:right w:val="none" w:sz="0" w:space="0" w:color="auto"/>
      </w:divBdr>
    </w:div>
    <w:div w:id="769352911">
      <w:bodyDiv w:val="1"/>
      <w:marLeft w:val="0"/>
      <w:marRight w:val="0"/>
      <w:marTop w:val="0"/>
      <w:marBottom w:val="0"/>
      <w:divBdr>
        <w:top w:val="none" w:sz="0" w:space="0" w:color="auto"/>
        <w:left w:val="none" w:sz="0" w:space="0" w:color="auto"/>
        <w:bottom w:val="none" w:sz="0" w:space="0" w:color="auto"/>
        <w:right w:val="none" w:sz="0" w:space="0" w:color="auto"/>
      </w:divBdr>
    </w:div>
    <w:div w:id="769858489">
      <w:bodyDiv w:val="1"/>
      <w:marLeft w:val="0"/>
      <w:marRight w:val="0"/>
      <w:marTop w:val="0"/>
      <w:marBottom w:val="0"/>
      <w:divBdr>
        <w:top w:val="none" w:sz="0" w:space="0" w:color="auto"/>
        <w:left w:val="none" w:sz="0" w:space="0" w:color="auto"/>
        <w:bottom w:val="none" w:sz="0" w:space="0" w:color="auto"/>
        <w:right w:val="none" w:sz="0" w:space="0" w:color="auto"/>
      </w:divBdr>
    </w:div>
    <w:div w:id="773788608">
      <w:bodyDiv w:val="1"/>
      <w:marLeft w:val="0"/>
      <w:marRight w:val="0"/>
      <w:marTop w:val="0"/>
      <w:marBottom w:val="0"/>
      <w:divBdr>
        <w:top w:val="none" w:sz="0" w:space="0" w:color="auto"/>
        <w:left w:val="none" w:sz="0" w:space="0" w:color="auto"/>
        <w:bottom w:val="none" w:sz="0" w:space="0" w:color="auto"/>
        <w:right w:val="none" w:sz="0" w:space="0" w:color="auto"/>
      </w:divBdr>
    </w:div>
    <w:div w:id="774591380">
      <w:bodyDiv w:val="1"/>
      <w:marLeft w:val="0"/>
      <w:marRight w:val="0"/>
      <w:marTop w:val="0"/>
      <w:marBottom w:val="0"/>
      <w:divBdr>
        <w:top w:val="none" w:sz="0" w:space="0" w:color="auto"/>
        <w:left w:val="none" w:sz="0" w:space="0" w:color="auto"/>
        <w:bottom w:val="none" w:sz="0" w:space="0" w:color="auto"/>
        <w:right w:val="none" w:sz="0" w:space="0" w:color="auto"/>
      </w:divBdr>
    </w:div>
    <w:div w:id="784008073">
      <w:bodyDiv w:val="1"/>
      <w:marLeft w:val="0"/>
      <w:marRight w:val="0"/>
      <w:marTop w:val="0"/>
      <w:marBottom w:val="0"/>
      <w:divBdr>
        <w:top w:val="none" w:sz="0" w:space="0" w:color="auto"/>
        <w:left w:val="none" w:sz="0" w:space="0" w:color="auto"/>
        <w:bottom w:val="none" w:sz="0" w:space="0" w:color="auto"/>
        <w:right w:val="none" w:sz="0" w:space="0" w:color="auto"/>
      </w:divBdr>
    </w:div>
    <w:div w:id="799802606">
      <w:bodyDiv w:val="1"/>
      <w:marLeft w:val="0"/>
      <w:marRight w:val="0"/>
      <w:marTop w:val="0"/>
      <w:marBottom w:val="0"/>
      <w:divBdr>
        <w:top w:val="none" w:sz="0" w:space="0" w:color="auto"/>
        <w:left w:val="none" w:sz="0" w:space="0" w:color="auto"/>
        <w:bottom w:val="none" w:sz="0" w:space="0" w:color="auto"/>
        <w:right w:val="none" w:sz="0" w:space="0" w:color="auto"/>
      </w:divBdr>
    </w:div>
    <w:div w:id="819734632">
      <w:bodyDiv w:val="1"/>
      <w:marLeft w:val="0"/>
      <w:marRight w:val="0"/>
      <w:marTop w:val="0"/>
      <w:marBottom w:val="0"/>
      <w:divBdr>
        <w:top w:val="none" w:sz="0" w:space="0" w:color="auto"/>
        <w:left w:val="none" w:sz="0" w:space="0" w:color="auto"/>
        <w:bottom w:val="none" w:sz="0" w:space="0" w:color="auto"/>
        <w:right w:val="none" w:sz="0" w:space="0" w:color="auto"/>
      </w:divBdr>
    </w:div>
    <w:div w:id="820510793">
      <w:bodyDiv w:val="1"/>
      <w:marLeft w:val="0"/>
      <w:marRight w:val="0"/>
      <w:marTop w:val="0"/>
      <w:marBottom w:val="0"/>
      <w:divBdr>
        <w:top w:val="none" w:sz="0" w:space="0" w:color="auto"/>
        <w:left w:val="none" w:sz="0" w:space="0" w:color="auto"/>
        <w:bottom w:val="none" w:sz="0" w:space="0" w:color="auto"/>
        <w:right w:val="none" w:sz="0" w:space="0" w:color="auto"/>
      </w:divBdr>
    </w:div>
    <w:div w:id="821310207">
      <w:bodyDiv w:val="1"/>
      <w:marLeft w:val="0"/>
      <w:marRight w:val="0"/>
      <w:marTop w:val="0"/>
      <w:marBottom w:val="0"/>
      <w:divBdr>
        <w:top w:val="none" w:sz="0" w:space="0" w:color="auto"/>
        <w:left w:val="none" w:sz="0" w:space="0" w:color="auto"/>
        <w:bottom w:val="none" w:sz="0" w:space="0" w:color="auto"/>
        <w:right w:val="none" w:sz="0" w:space="0" w:color="auto"/>
      </w:divBdr>
    </w:div>
    <w:div w:id="823080504">
      <w:bodyDiv w:val="1"/>
      <w:marLeft w:val="0"/>
      <w:marRight w:val="0"/>
      <w:marTop w:val="0"/>
      <w:marBottom w:val="0"/>
      <w:divBdr>
        <w:top w:val="none" w:sz="0" w:space="0" w:color="auto"/>
        <w:left w:val="none" w:sz="0" w:space="0" w:color="auto"/>
        <w:bottom w:val="none" w:sz="0" w:space="0" w:color="auto"/>
        <w:right w:val="none" w:sz="0" w:space="0" w:color="auto"/>
      </w:divBdr>
    </w:div>
    <w:div w:id="845169570">
      <w:bodyDiv w:val="1"/>
      <w:marLeft w:val="0"/>
      <w:marRight w:val="0"/>
      <w:marTop w:val="0"/>
      <w:marBottom w:val="0"/>
      <w:divBdr>
        <w:top w:val="none" w:sz="0" w:space="0" w:color="auto"/>
        <w:left w:val="none" w:sz="0" w:space="0" w:color="auto"/>
        <w:bottom w:val="none" w:sz="0" w:space="0" w:color="auto"/>
        <w:right w:val="none" w:sz="0" w:space="0" w:color="auto"/>
      </w:divBdr>
    </w:div>
    <w:div w:id="850149301">
      <w:bodyDiv w:val="1"/>
      <w:marLeft w:val="0"/>
      <w:marRight w:val="0"/>
      <w:marTop w:val="0"/>
      <w:marBottom w:val="0"/>
      <w:divBdr>
        <w:top w:val="none" w:sz="0" w:space="0" w:color="auto"/>
        <w:left w:val="none" w:sz="0" w:space="0" w:color="auto"/>
        <w:bottom w:val="none" w:sz="0" w:space="0" w:color="auto"/>
        <w:right w:val="none" w:sz="0" w:space="0" w:color="auto"/>
      </w:divBdr>
    </w:div>
    <w:div w:id="854267606">
      <w:bodyDiv w:val="1"/>
      <w:marLeft w:val="0"/>
      <w:marRight w:val="0"/>
      <w:marTop w:val="0"/>
      <w:marBottom w:val="0"/>
      <w:divBdr>
        <w:top w:val="none" w:sz="0" w:space="0" w:color="auto"/>
        <w:left w:val="none" w:sz="0" w:space="0" w:color="auto"/>
        <w:bottom w:val="none" w:sz="0" w:space="0" w:color="auto"/>
        <w:right w:val="none" w:sz="0" w:space="0" w:color="auto"/>
      </w:divBdr>
      <w:divsChild>
        <w:div w:id="705907889">
          <w:marLeft w:val="0"/>
          <w:marRight w:val="0"/>
          <w:marTop w:val="0"/>
          <w:marBottom w:val="0"/>
          <w:divBdr>
            <w:top w:val="none" w:sz="0" w:space="0" w:color="auto"/>
            <w:left w:val="none" w:sz="0" w:space="0" w:color="auto"/>
            <w:bottom w:val="none" w:sz="0" w:space="0" w:color="auto"/>
            <w:right w:val="none" w:sz="0" w:space="0" w:color="auto"/>
          </w:divBdr>
          <w:divsChild>
            <w:div w:id="291524047">
              <w:marLeft w:val="0"/>
              <w:marRight w:val="0"/>
              <w:marTop w:val="0"/>
              <w:marBottom w:val="0"/>
              <w:divBdr>
                <w:top w:val="none" w:sz="0" w:space="0" w:color="auto"/>
                <w:left w:val="none" w:sz="0" w:space="0" w:color="auto"/>
                <w:bottom w:val="none" w:sz="0" w:space="0" w:color="auto"/>
                <w:right w:val="none" w:sz="0" w:space="0" w:color="auto"/>
              </w:divBdr>
              <w:divsChild>
                <w:div w:id="1845515163">
                  <w:marLeft w:val="0"/>
                  <w:marRight w:val="0"/>
                  <w:marTop w:val="0"/>
                  <w:marBottom w:val="0"/>
                  <w:divBdr>
                    <w:top w:val="none" w:sz="0" w:space="0" w:color="auto"/>
                    <w:left w:val="none" w:sz="0" w:space="0" w:color="auto"/>
                    <w:bottom w:val="none" w:sz="0" w:space="0" w:color="auto"/>
                    <w:right w:val="none" w:sz="0" w:space="0" w:color="auto"/>
                  </w:divBdr>
                  <w:divsChild>
                    <w:div w:id="548960010">
                      <w:marLeft w:val="0"/>
                      <w:marRight w:val="0"/>
                      <w:marTop w:val="0"/>
                      <w:marBottom w:val="0"/>
                      <w:divBdr>
                        <w:top w:val="none" w:sz="0" w:space="0" w:color="auto"/>
                        <w:left w:val="none" w:sz="0" w:space="0" w:color="auto"/>
                        <w:bottom w:val="none" w:sz="0" w:space="0" w:color="auto"/>
                        <w:right w:val="none" w:sz="0" w:space="0" w:color="auto"/>
                      </w:divBdr>
                      <w:divsChild>
                        <w:div w:id="1902205519">
                          <w:marLeft w:val="0"/>
                          <w:marRight w:val="0"/>
                          <w:marTop w:val="0"/>
                          <w:marBottom w:val="0"/>
                          <w:divBdr>
                            <w:top w:val="none" w:sz="0" w:space="0" w:color="auto"/>
                            <w:left w:val="none" w:sz="0" w:space="0" w:color="auto"/>
                            <w:bottom w:val="none" w:sz="0" w:space="0" w:color="auto"/>
                            <w:right w:val="none" w:sz="0" w:space="0" w:color="auto"/>
                          </w:divBdr>
                        </w:div>
                      </w:divsChild>
                    </w:div>
                    <w:div w:id="1610579619">
                      <w:marLeft w:val="0"/>
                      <w:marRight w:val="0"/>
                      <w:marTop w:val="0"/>
                      <w:marBottom w:val="0"/>
                      <w:divBdr>
                        <w:top w:val="none" w:sz="0" w:space="0" w:color="auto"/>
                        <w:left w:val="none" w:sz="0" w:space="0" w:color="auto"/>
                        <w:bottom w:val="none" w:sz="0" w:space="0" w:color="auto"/>
                        <w:right w:val="none" w:sz="0" w:space="0" w:color="auto"/>
                      </w:divBdr>
                      <w:divsChild>
                        <w:div w:id="1114441054">
                          <w:marLeft w:val="0"/>
                          <w:marRight w:val="0"/>
                          <w:marTop w:val="0"/>
                          <w:marBottom w:val="0"/>
                          <w:divBdr>
                            <w:top w:val="none" w:sz="0" w:space="0" w:color="auto"/>
                            <w:left w:val="none" w:sz="0" w:space="0" w:color="auto"/>
                            <w:bottom w:val="none" w:sz="0" w:space="0" w:color="auto"/>
                            <w:right w:val="none" w:sz="0" w:space="0" w:color="auto"/>
                          </w:divBdr>
                          <w:divsChild>
                            <w:div w:id="388504049">
                              <w:marLeft w:val="0"/>
                              <w:marRight w:val="0"/>
                              <w:marTop w:val="0"/>
                              <w:marBottom w:val="0"/>
                              <w:divBdr>
                                <w:top w:val="none" w:sz="0" w:space="0" w:color="auto"/>
                                <w:left w:val="none" w:sz="0" w:space="0" w:color="auto"/>
                                <w:bottom w:val="none" w:sz="0" w:space="0" w:color="auto"/>
                                <w:right w:val="none" w:sz="0" w:space="0" w:color="auto"/>
                              </w:divBdr>
                              <w:divsChild>
                                <w:div w:id="1067915857">
                                  <w:marLeft w:val="0"/>
                                  <w:marRight w:val="0"/>
                                  <w:marTop w:val="0"/>
                                  <w:marBottom w:val="0"/>
                                  <w:divBdr>
                                    <w:top w:val="none" w:sz="0" w:space="0" w:color="auto"/>
                                    <w:left w:val="none" w:sz="0" w:space="0" w:color="auto"/>
                                    <w:bottom w:val="none" w:sz="0" w:space="0" w:color="auto"/>
                                    <w:right w:val="none" w:sz="0" w:space="0" w:color="auto"/>
                                  </w:divBdr>
                                  <w:divsChild>
                                    <w:div w:id="171176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6060009">
      <w:bodyDiv w:val="1"/>
      <w:marLeft w:val="0"/>
      <w:marRight w:val="0"/>
      <w:marTop w:val="0"/>
      <w:marBottom w:val="0"/>
      <w:divBdr>
        <w:top w:val="none" w:sz="0" w:space="0" w:color="auto"/>
        <w:left w:val="none" w:sz="0" w:space="0" w:color="auto"/>
        <w:bottom w:val="none" w:sz="0" w:space="0" w:color="auto"/>
        <w:right w:val="none" w:sz="0" w:space="0" w:color="auto"/>
      </w:divBdr>
    </w:div>
    <w:div w:id="869496053">
      <w:bodyDiv w:val="1"/>
      <w:marLeft w:val="0"/>
      <w:marRight w:val="0"/>
      <w:marTop w:val="0"/>
      <w:marBottom w:val="0"/>
      <w:divBdr>
        <w:top w:val="none" w:sz="0" w:space="0" w:color="auto"/>
        <w:left w:val="none" w:sz="0" w:space="0" w:color="auto"/>
        <w:bottom w:val="none" w:sz="0" w:space="0" w:color="auto"/>
        <w:right w:val="none" w:sz="0" w:space="0" w:color="auto"/>
      </w:divBdr>
    </w:div>
    <w:div w:id="871848317">
      <w:bodyDiv w:val="1"/>
      <w:marLeft w:val="0"/>
      <w:marRight w:val="0"/>
      <w:marTop w:val="0"/>
      <w:marBottom w:val="0"/>
      <w:divBdr>
        <w:top w:val="none" w:sz="0" w:space="0" w:color="auto"/>
        <w:left w:val="none" w:sz="0" w:space="0" w:color="auto"/>
        <w:bottom w:val="none" w:sz="0" w:space="0" w:color="auto"/>
        <w:right w:val="none" w:sz="0" w:space="0" w:color="auto"/>
      </w:divBdr>
    </w:div>
    <w:div w:id="882985691">
      <w:bodyDiv w:val="1"/>
      <w:marLeft w:val="0"/>
      <w:marRight w:val="0"/>
      <w:marTop w:val="0"/>
      <w:marBottom w:val="0"/>
      <w:divBdr>
        <w:top w:val="none" w:sz="0" w:space="0" w:color="auto"/>
        <w:left w:val="none" w:sz="0" w:space="0" w:color="auto"/>
        <w:bottom w:val="none" w:sz="0" w:space="0" w:color="auto"/>
        <w:right w:val="none" w:sz="0" w:space="0" w:color="auto"/>
      </w:divBdr>
    </w:div>
    <w:div w:id="896282084">
      <w:bodyDiv w:val="1"/>
      <w:marLeft w:val="0"/>
      <w:marRight w:val="0"/>
      <w:marTop w:val="0"/>
      <w:marBottom w:val="0"/>
      <w:divBdr>
        <w:top w:val="none" w:sz="0" w:space="0" w:color="auto"/>
        <w:left w:val="none" w:sz="0" w:space="0" w:color="auto"/>
        <w:bottom w:val="none" w:sz="0" w:space="0" w:color="auto"/>
        <w:right w:val="none" w:sz="0" w:space="0" w:color="auto"/>
      </w:divBdr>
    </w:div>
    <w:div w:id="919146100">
      <w:bodyDiv w:val="1"/>
      <w:marLeft w:val="0"/>
      <w:marRight w:val="0"/>
      <w:marTop w:val="0"/>
      <w:marBottom w:val="0"/>
      <w:divBdr>
        <w:top w:val="none" w:sz="0" w:space="0" w:color="auto"/>
        <w:left w:val="none" w:sz="0" w:space="0" w:color="auto"/>
        <w:bottom w:val="none" w:sz="0" w:space="0" w:color="auto"/>
        <w:right w:val="none" w:sz="0" w:space="0" w:color="auto"/>
      </w:divBdr>
    </w:div>
    <w:div w:id="924270375">
      <w:bodyDiv w:val="1"/>
      <w:marLeft w:val="0"/>
      <w:marRight w:val="0"/>
      <w:marTop w:val="0"/>
      <w:marBottom w:val="0"/>
      <w:divBdr>
        <w:top w:val="none" w:sz="0" w:space="0" w:color="auto"/>
        <w:left w:val="none" w:sz="0" w:space="0" w:color="auto"/>
        <w:bottom w:val="none" w:sz="0" w:space="0" w:color="auto"/>
        <w:right w:val="none" w:sz="0" w:space="0" w:color="auto"/>
      </w:divBdr>
    </w:div>
    <w:div w:id="927008417">
      <w:bodyDiv w:val="1"/>
      <w:marLeft w:val="0"/>
      <w:marRight w:val="0"/>
      <w:marTop w:val="0"/>
      <w:marBottom w:val="0"/>
      <w:divBdr>
        <w:top w:val="none" w:sz="0" w:space="0" w:color="auto"/>
        <w:left w:val="none" w:sz="0" w:space="0" w:color="auto"/>
        <w:bottom w:val="none" w:sz="0" w:space="0" w:color="auto"/>
        <w:right w:val="none" w:sz="0" w:space="0" w:color="auto"/>
      </w:divBdr>
    </w:div>
    <w:div w:id="952788364">
      <w:bodyDiv w:val="1"/>
      <w:marLeft w:val="0"/>
      <w:marRight w:val="0"/>
      <w:marTop w:val="0"/>
      <w:marBottom w:val="0"/>
      <w:divBdr>
        <w:top w:val="none" w:sz="0" w:space="0" w:color="auto"/>
        <w:left w:val="none" w:sz="0" w:space="0" w:color="auto"/>
        <w:bottom w:val="none" w:sz="0" w:space="0" w:color="auto"/>
        <w:right w:val="none" w:sz="0" w:space="0" w:color="auto"/>
      </w:divBdr>
    </w:div>
    <w:div w:id="960843436">
      <w:bodyDiv w:val="1"/>
      <w:marLeft w:val="0"/>
      <w:marRight w:val="0"/>
      <w:marTop w:val="0"/>
      <w:marBottom w:val="0"/>
      <w:divBdr>
        <w:top w:val="none" w:sz="0" w:space="0" w:color="auto"/>
        <w:left w:val="none" w:sz="0" w:space="0" w:color="auto"/>
        <w:bottom w:val="none" w:sz="0" w:space="0" w:color="auto"/>
        <w:right w:val="none" w:sz="0" w:space="0" w:color="auto"/>
      </w:divBdr>
    </w:div>
    <w:div w:id="983004935">
      <w:bodyDiv w:val="1"/>
      <w:marLeft w:val="0"/>
      <w:marRight w:val="0"/>
      <w:marTop w:val="0"/>
      <w:marBottom w:val="0"/>
      <w:divBdr>
        <w:top w:val="none" w:sz="0" w:space="0" w:color="auto"/>
        <w:left w:val="none" w:sz="0" w:space="0" w:color="auto"/>
        <w:bottom w:val="none" w:sz="0" w:space="0" w:color="auto"/>
        <w:right w:val="none" w:sz="0" w:space="0" w:color="auto"/>
      </w:divBdr>
    </w:div>
    <w:div w:id="986515869">
      <w:bodyDiv w:val="1"/>
      <w:marLeft w:val="0"/>
      <w:marRight w:val="0"/>
      <w:marTop w:val="0"/>
      <w:marBottom w:val="0"/>
      <w:divBdr>
        <w:top w:val="none" w:sz="0" w:space="0" w:color="auto"/>
        <w:left w:val="none" w:sz="0" w:space="0" w:color="auto"/>
        <w:bottom w:val="none" w:sz="0" w:space="0" w:color="auto"/>
        <w:right w:val="none" w:sz="0" w:space="0" w:color="auto"/>
      </w:divBdr>
    </w:div>
    <w:div w:id="1007248428">
      <w:bodyDiv w:val="1"/>
      <w:marLeft w:val="0"/>
      <w:marRight w:val="0"/>
      <w:marTop w:val="0"/>
      <w:marBottom w:val="0"/>
      <w:divBdr>
        <w:top w:val="none" w:sz="0" w:space="0" w:color="auto"/>
        <w:left w:val="none" w:sz="0" w:space="0" w:color="auto"/>
        <w:bottom w:val="none" w:sz="0" w:space="0" w:color="auto"/>
        <w:right w:val="none" w:sz="0" w:space="0" w:color="auto"/>
      </w:divBdr>
    </w:div>
    <w:div w:id="1009139723">
      <w:bodyDiv w:val="1"/>
      <w:marLeft w:val="0"/>
      <w:marRight w:val="0"/>
      <w:marTop w:val="0"/>
      <w:marBottom w:val="0"/>
      <w:divBdr>
        <w:top w:val="none" w:sz="0" w:space="0" w:color="auto"/>
        <w:left w:val="none" w:sz="0" w:space="0" w:color="auto"/>
        <w:bottom w:val="none" w:sz="0" w:space="0" w:color="auto"/>
        <w:right w:val="none" w:sz="0" w:space="0" w:color="auto"/>
      </w:divBdr>
    </w:div>
    <w:div w:id="1013645945">
      <w:bodyDiv w:val="1"/>
      <w:marLeft w:val="0"/>
      <w:marRight w:val="0"/>
      <w:marTop w:val="0"/>
      <w:marBottom w:val="0"/>
      <w:divBdr>
        <w:top w:val="none" w:sz="0" w:space="0" w:color="auto"/>
        <w:left w:val="none" w:sz="0" w:space="0" w:color="auto"/>
        <w:bottom w:val="none" w:sz="0" w:space="0" w:color="auto"/>
        <w:right w:val="none" w:sz="0" w:space="0" w:color="auto"/>
      </w:divBdr>
    </w:div>
    <w:div w:id="1052578464">
      <w:bodyDiv w:val="1"/>
      <w:marLeft w:val="0"/>
      <w:marRight w:val="0"/>
      <w:marTop w:val="0"/>
      <w:marBottom w:val="0"/>
      <w:divBdr>
        <w:top w:val="none" w:sz="0" w:space="0" w:color="auto"/>
        <w:left w:val="none" w:sz="0" w:space="0" w:color="auto"/>
        <w:bottom w:val="none" w:sz="0" w:space="0" w:color="auto"/>
        <w:right w:val="none" w:sz="0" w:space="0" w:color="auto"/>
      </w:divBdr>
    </w:div>
    <w:div w:id="1068770314">
      <w:bodyDiv w:val="1"/>
      <w:marLeft w:val="0"/>
      <w:marRight w:val="0"/>
      <w:marTop w:val="0"/>
      <w:marBottom w:val="0"/>
      <w:divBdr>
        <w:top w:val="none" w:sz="0" w:space="0" w:color="auto"/>
        <w:left w:val="none" w:sz="0" w:space="0" w:color="auto"/>
        <w:bottom w:val="none" w:sz="0" w:space="0" w:color="auto"/>
        <w:right w:val="none" w:sz="0" w:space="0" w:color="auto"/>
      </w:divBdr>
    </w:div>
    <w:div w:id="1082414928">
      <w:bodyDiv w:val="1"/>
      <w:marLeft w:val="0"/>
      <w:marRight w:val="0"/>
      <w:marTop w:val="0"/>
      <w:marBottom w:val="0"/>
      <w:divBdr>
        <w:top w:val="none" w:sz="0" w:space="0" w:color="auto"/>
        <w:left w:val="none" w:sz="0" w:space="0" w:color="auto"/>
        <w:bottom w:val="none" w:sz="0" w:space="0" w:color="auto"/>
        <w:right w:val="none" w:sz="0" w:space="0" w:color="auto"/>
      </w:divBdr>
    </w:div>
    <w:div w:id="1086731575">
      <w:bodyDiv w:val="1"/>
      <w:marLeft w:val="0"/>
      <w:marRight w:val="0"/>
      <w:marTop w:val="0"/>
      <w:marBottom w:val="0"/>
      <w:divBdr>
        <w:top w:val="none" w:sz="0" w:space="0" w:color="auto"/>
        <w:left w:val="none" w:sz="0" w:space="0" w:color="auto"/>
        <w:bottom w:val="none" w:sz="0" w:space="0" w:color="auto"/>
        <w:right w:val="none" w:sz="0" w:space="0" w:color="auto"/>
      </w:divBdr>
    </w:div>
    <w:div w:id="1115056008">
      <w:bodyDiv w:val="1"/>
      <w:marLeft w:val="0"/>
      <w:marRight w:val="0"/>
      <w:marTop w:val="0"/>
      <w:marBottom w:val="0"/>
      <w:divBdr>
        <w:top w:val="none" w:sz="0" w:space="0" w:color="auto"/>
        <w:left w:val="none" w:sz="0" w:space="0" w:color="auto"/>
        <w:bottom w:val="none" w:sz="0" w:space="0" w:color="auto"/>
        <w:right w:val="none" w:sz="0" w:space="0" w:color="auto"/>
      </w:divBdr>
    </w:div>
    <w:div w:id="1171677142">
      <w:bodyDiv w:val="1"/>
      <w:marLeft w:val="0"/>
      <w:marRight w:val="0"/>
      <w:marTop w:val="0"/>
      <w:marBottom w:val="0"/>
      <w:divBdr>
        <w:top w:val="none" w:sz="0" w:space="0" w:color="auto"/>
        <w:left w:val="none" w:sz="0" w:space="0" w:color="auto"/>
        <w:bottom w:val="none" w:sz="0" w:space="0" w:color="auto"/>
        <w:right w:val="none" w:sz="0" w:space="0" w:color="auto"/>
      </w:divBdr>
      <w:divsChild>
        <w:div w:id="1117873658">
          <w:marLeft w:val="0"/>
          <w:marRight w:val="0"/>
          <w:marTop w:val="0"/>
          <w:marBottom w:val="0"/>
          <w:divBdr>
            <w:top w:val="none" w:sz="0" w:space="0" w:color="auto"/>
            <w:left w:val="none" w:sz="0" w:space="0" w:color="auto"/>
            <w:bottom w:val="none" w:sz="0" w:space="0" w:color="auto"/>
            <w:right w:val="none" w:sz="0" w:space="0" w:color="auto"/>
          </w:divBdr>
        </w:div>
      </w:divsChild>
    </w:div>
    <w:div w:id="1172570661">
      <w:bodyDiv w:val="1"/>
      <w:marLeft w:val="0"/>
      <w:marRight w:val="0"/>
      <w:marTop w:val="0"/>
      <w:marBottom w:val="0"/>
      <w:divBdr>
        <w:top w:val="none" w:sz="0" w:space="0" w:color="auto"/>
        <w:left w:val="none" w:sz="0" w:space="0" w:color="auto"/>
        <w:bottom w:val="none" w:sz="0" w:space="0" w:color="auto"/>
        <w:right w:val="none" w:sz="0" w:space="0" w:color="auto"/>
      </w:divBdr>
    </w:div>
    <w:div w:id="1176503139">
      <w:bodyDiv w:val="1"/>
      <w:marLeft w:val="0"/>
      <w:marRight w:val="0"/>
      <w:marTop w:val="0"/>
      <w:marBottom w:val="0"/>
      <w:divBdr>
        <w:top w:val="none" w:sz="0" w:space="0" w:color="auto"/>
        <w:left w:val="none" w:sz="0" w:space="0" w:color="auto"/>
        <w:bottom w:val="none" w:sz="0" w:space="0" w:color="auto"/>
        <w:right w:val="none" w:sz="0" w:space="0" w:color="auto"/>
      </w:divBdr>
    </w:div>
    <w:div w:id="1192376272">
      <w:bodyDiv w:val="1"/>
      <w:marLeft w:val="0"/>
      <w:marRight w:val="0"/>
      <w:marTop w:val="0"/>
      <w:marBottom w:val="0"/>
      <w:divBdr>
        <w:top w:val="none" w:sz="0" w:space="0" w:color="auto"/>
        <w:left w:val="none" w:sz="0" w:space="0" w:color="auto"/>
        <w:bottom w:val="none" w:sz="0" w:space="0" w:color="auto"/>
        <w:right w:val="none" w:sz="0" w:space="0" w:color="auto"/>
      </w:divBdr>
    </w:div>
    <w:div w:id="1203588707">
      <w:bodyDiv w:val="1"/>
      <w:marLeft w:val="0"/>
      <w:marRight w:val="0"/>
      <w:marTop w:val="0"/>
      <w:marBottom w:val="0"/>
      <w:divBdr>
        <w:top w:val="none" w:sz="0" w:space="0" w:color="auto"/>
        <w:left w:val="none" w:sz="0" w:space="0" w:color="auto"/>
        <w:bottom w:val="none" w:sz="0" w:space="0" w:color="auto"/>
        <w:right w:val="none" w:sz="0" w:space="0" w:color="auto"/>
      </w:divBdr>
    </w:div>
    <w:div w:id="1210724421">
      <w:bodyDiv w:val="1"/>
      <w:marLeft w:val="0"/>
      <w:marRight w:val="0"/>
      <w:marTop w:val="0"/>
      <w:marBottom w:val="0"/>
      <w:divBdr>
        <w:top w:val="none" w:sz="0" w:space="0" w:color="auto"/>
        <w:left w:val="none" w:sz="0" w:space="0" w:color="auto"/>
        <w:bottom w:val="none" w:sz="0" w:space="0" w:color="auto"/>
        <w:right w:val="none" w:sz="0" w:space="0" w:color="auto"/>
      </w:divBdr>
    </w:div>
    <w:div w:id="1211452473">
      <w:bodyDiv w:val="1"/>
      <w:marLeft w:val="0"/>
      <w:marRight w:val="0"/>
      <w:marTop w:val="0"/>
      <w:marBottom w:val="0"/>
      <w:divBdr>
        <w:top w:val="none" w:sz="0" w:space="0" w:color="auto"/>
        <w:left w:val="none" w:sz="0" w:space="0" w:color="auto"/>
        <w:bottom w:val="none" w:sz="0" w:space="0" w:color="auto"/>
        <w:right w:val="none" w:sz="0" w:space="0" w:color="auto"/>
      </w:divBdr>
    </w:div>
    <w:div w:id="1215699237">
      <w:bodyDiv w:val="1"/>
      <w:marLeft w:val="0"/>
      <w:marRight w:val="0"/>
      <w:marTop w:val="0"/>
      <w:marBottom w:val="0"/>
      <w:divBdr>
        <w:top w:val="none" w:sz="0" w:space="0" w:color="auto"/>
        <w:left w:val="none" w:sz="0" w:space="0" w:color="auto"/>
        <w:bottom w:val="none" w:sz="0" w:space="0" w:color="auto"/>
        <w:right w:val="none" w:sz="0" w:space="0" w:color="auto"/>
      </w:divBdr>
    </w:div>
    <w:div w:id="1237593805">
      <w:bodyDiv w:val="1"/>
      <w:marLeft w:val="0"/>
      <w:marRight w:val="0"/>
      <w:marTop w:val="0"/>
      <w:marBottom w:val="0"/>
      <w:divBdr>
        <w:top w:val="none" w:sz="0" w:space="0" w:color="auto"/>
        <w:left w:val="none" w:sz="0" w:space="0" w:color="auto"/>
        <w:bottom w:val="none" w:sz="0" w:space="0" w:color="auto"/>
        <w:right w:val="none" w:sz="0" w:space="0" w:color="auto"/>
      </w:divBdr>
    </w:div>
    <w:div w:id="1240481212">
      <w:bodyDiv w:val="1"/>
      <w:marLeft w:val="0"/>
      <w:marRight w:val="0"/>
      <w:marTop w:val="0"/>
      <w:marBottom w:val="0"/>
      <w:divBdr>
        <w:top w:val="none" w:sz="0" w:space="0" w:color="auto"/>
        <w:left w:val="none" w:sz="0" w:space="0" w:color="auto"/>
        <w:bottom w:val="none" w:sz="0" w:space="0" w:color="auto"/>
        <w:right w:val="none" w:sz="0" w:space="0" w:color="auto"/>
      </w:divBdr>
    </w:div>
    <w:div w:id="1268661571">
      <w:bodyDiv w:val="1"/>
      <w:marLeft w:val="0"/>
      <w:marRight w:val="0"/>
      <w:marTop w:val="0"/>
      <w:marBottom w:val="0"/>
      <w:divBdr>
        <w:top w:val="none" w:sz="0" w:space="0" w:color="auto"/>
        <w:left w:val="none" w:sz="0" w:space="0" w:color="auto"/>
        <w:bottom w:val="none" w:sz="0" w:space="0" w:color="auto"/>
        <w:right w:val="none" w:sz="0" w:space="0" w:color="auto"/>
      </w:divBdr>
    </w:div>
    <w:div w:id="1271205153">
      <w:bodyDiv w:val="1"/>
      <w:marLeft w:val="0"/>
      <w:marRight w:val="0"/>
      <w:marTop w:val="0"/>
      <w:marBottom w:val="0"/>
      <w:divBdr>
        <w:top w:val="none" w:sz="0" w:space="0" w:color="auto"/>
        <w:left w:val="none" w:sz="0" w:space="0" w:color="auto"/>
        <w:bottom w:val="none" w:sz="0" w:space="0" w:color="auto"/>
        <w:right w:val="none" w:sz="0" w:space="0" w:color="auto"/>
      </w:divBdr>
    </w:div>
    <w:div w:id="1271279930">
      <w:bodyDiv w:val="1"/>
      <w:marLeft w:val="0"/>
      <w:marRight w:val="0"/>
      <w:marTop w:val="0"/>
      <w:marBottom w:val="0"/>
      <w:divBdr>
        <w:top w:val="none" w:sz="0" w:space="0" w:color="auto"/>
        <w:left w:val="none" w:sz="0" w:space="0" w:color="auto"/>
        <w:bottom w:val="none" w:sz="0" w:space="0" w:color="auto"/>
        <w:right w:val="none" w:sz="0" w:space="0" w:color="auto"/>
      </w:divBdr>
    </w:div>
    <w:div w:id="1271669854">
      <w:bodyDiv w:val="1"/>
      <w:marLeft w:val="0"/>
      <w:marRight w:val="0"/>
      <w:marTop w:val="0"/>
      <w:marBottom w:val="0"/>
      <w:divBdr>
        <w:top w:val="none" w:sz="0" w:space="0" w:color="auto"/>
        <w:left w:val="none" w:sz="0" w:space="0" w:color="auto"/>
        <w:bottom w:val="none" w:sz="0" w:space="0" w:color="auto"/>
        <w:right w:val="none" w:sz="0" w:space="0" w:color="auto"/>
      </w:divBdr>
    </w:div>
    <w:div w:id="1287855035">
      <w:bodyDiv w:val="1"/>
      <w:marLeft w:val="0"/>
      <w:marRight w:val="0"/>
      <w:marTop w:val="0"/>
      <w:marBottom w:val="0"/>
      <w:divBdr>
        <w:top w:val="none" w:sz="0" w:space="0" w:color="auto"/>
        <w:left w:val="none" w:sz="0" w:space="0" w:color="auto"/>
        <w:bottom w:val="none" w:sz="0" w:space="0" w:color="auto"/>
        <w:right w:val="none" w:sz="0" w:space="0" w:color="auto"/>
      </w:divBdr>
    </w:div>
    <w:div w:id="1302493548">
      <w:bodyDiv w:val="1"/>
      <w:marLeft w:val="0"/>
      <w:marRight w:val="0"/>
      <w:marTop w:val="0"/>
      <w:marBottom w:val="0"/>
      <w:divBdr>
        <w:top w:val="none" w:sz="0" w:space="0" w:color="auto"/>
        <w:left w:val="none" w:sz="0" w:space="0" w:color="auto"/>
        <w:bottom w:val="none" w:sz="0" w:space="0" w:color="auto"/>
        <w:right w:val="none" w:sz="0" w:space="0" w:color="auto"/>
      </w:divBdr>
    </w:div>
    <w:div w:id="1311905355">
      <w:bodyDiv w:val="1"/>
      <w:marLeft w:val="0"/>
      <w:marRight w:val="0"/>
      <w:marTop w:val="0"/>
      <w:marBottom w:val="0"/>
      <w:divBdr>
        <w:top w:val="none" w:sz="0" w:space="0" w:color="auto"/>
        <w:left w:val="none" w:sz="0" w:space="0" w:color="auto"/>
        <w:bottom w:val="none" w:sz="0" w:space="0" w:color="auto"/>
        <w:right w:val="none" w:sz="0" w:space="0" w:color="auto"/>
      </w:divBdr>
    </w:div>
    <w:div w:id="1312102832">
      <w:bodyDiv w:val="1"/>
      <w:marLeft w:val="0"/>
      <w:marRight w:val="0"/>
      <w:marTop w:val="0"/>
      <w:marBottom w:val="0"/>
      <w:divBdr>
        <w:top w:val="none" w:sz="0" w:space="0" w:color="auto"/>
        <w:left w:val="none" w:sz="0" w:space="0" w:color="auto"/>
        <w:bottom w:val="none" w:sz="0" w:space="0" w:color="auto"/>
        <w:right w:val="none" w:sz="0" w:space="0" w:color="auto"/>
      </w:divBdr>
    </w:div>
    <w:div w:id="1312174706">
      <w:bodyDiv w:val="1"/>
      <w:marLeft w:val="0"/>
      <w:marRight w:val="0"/>
      <w:marTop w:val="0"/>
      <w:marBottom w:val="0"/>
      <w:divBdr>
        <w:top w:val="none" w:sz="0" w:space="0" w:color="auto"/>
        <w:left w:val="none" w:sz="0" w:space="0" w:color="auto"/>
        <w:bottom w:val="none" w:sz="0" w:space="0" w:color="auto"/>
        <w:right w:val="none" w:sz="0" w:space="0" w:color="auto"/>
      </w:divBdr>
    </w:div>
    <w:div w:id="1319070668">
      <w:bodyDiv w:val="1"/>
      <w:marLeft w:val="0"/>
      <w:marRight w:val="0"/>
      <w:marTop w:val="0"/>
      <w:marBottom w:val="0"/>
      <w:divBdr>
        <w:top w:val="none" w:sz="0" w:space="0" w:color="auto"/>
        <w:left w:val="none" w:sz="0" w:space="0" w:color="auto"/>
        <w:bottom w:val="none" w:sz="0" w:space="0" w:color="auto"/>
        <w:right w:val="none" w:sz="0" w:space="0" w:color="auto"/>
      </w:divBdr>
    </w:div>
    <w:div w:id="1321619934">
      <w:bodyDiv w:val="1"/>
      <w:marLeft w:val="0"/>
      <w:marRight w:val="0"/>
      <w:marTop w:val="0"/>
      <w:marBottom w:val="0"/>
      <w:divBdr>
        <w:top w:val="none" w:sz="0" w:space="0" w:color="auto"/>
        <w:left w:val="none" w:sz="0" w:space="0" w:color="auto"/>
        <w:bottom w:val="none" w:sz="0" w:space="0" w:color="auto"/>
        <w:right w:val="none" w:sz="0" w:space="0" w:color="auto"/>
      </w:divBdr>
    </w:div>
    <w:div w:id="1324623769">
      <w:bodyDiv w:val="1"/>
      <w:marLeft w:val="0"/>
      <w:marRight w:val="0"/>
      <w:marTop w:val="0"/>
      <w:marBottom w:val="0"/>
      <w:divBdr>
        <w:top w:val="none" w:sz="0" w:space="0" w:color="auto"/>
        <w:left w:val="none" w:sz="0" w:space="0" w:color="auto"/>
        <w:bottom w:val="none" w:sz="0" w:space="0" w:color="auto"/>
        <w:right w:val="none" w:sz="0" w:space="0" w:color="auto"/>
      </w:divBdr>
    </w:div>
    <w:div w:id="1327050065">
      <w:bodyDiv w:val="1"/>
      <w:marLeft w:val="0"/>
      <w:marRight w:val="0"/>
      <w:marTop w:val="0"/>
      <w:marBottom w:val="0"/>
      <w:divBdr>
        <w:top w:val="none" w:sz="0" w:space="0" w:color="auto"/>
        <w:left w:val="none" w:sz="0" w:space="0" w:color="auto"/>
        <w:bottom w:val="none" w:sz="0" w:space="0" w:color="auto"/>
        <w:right w:val="none" w:sz="0" w:space="0" w:color="auto"/>
      </w:divBdr>
    </w:div>
    <w:div w:id="1332876613">
      <w:bodyDiv w:val="1"/>
      <w:marLeft w:val="0"/>
      <w:marRight w:val="0"/>
      <w:marTop w:val="0"/>
      <w:marBottom w:val="0"/>
      <w:divBdr>
        <w:top w:val="none" w:sz="0" w:space="0" w:color="auto"/>
        <w:left w:val="none" w:sz="0" w:space="0" w:color="auto"/>
        <w:bottom w:val="none" w:sz="0" w:space="0" w:color="auto"/>
        <w:right w:val="none" w:sz="0" w:space="0" w:color="auto"/>
      </w:divBdr>
    </w:div>
    <w:div w:id="1347050325">
      <w:bodyDiv w:val="1"/>
      <w:marLeft w:val="0"/>
      <w:marRight w:val="0"/>
      <w:marTop w:val="0"/>
      <w:marBottom w:val="0"/>
      <w:divBdr>
        <w:top w:val="none" w:sz="0" w:space="0" w:color="auto"/>
        <w:left w:val="none" w:sz="0" w:space="0" w:color="auto"/>
        <w:bottom w:val="none" w:sz="0" w:space="0" w:color="auto"/>
        <w:right w:val="none" w:sz="0" w:space="0" w:color="auto"/>
      </w:divBdr>
    </w:div>
    <w:div w:id="1374034670">
      <w:bodyDiv w:val="1"/>
      <w:marLeft w:val="0"/>
      <w:marRight w:val="0"/>
      <w:marTop w:val="0"/>
      <w:marBottom w:val="0"/>
      <w:divBdr>
        <w:top w:val="none" w:sz="0" w:space="0" w:color="auto"/>
        <w:left w:val="none" w:sz="0" w:space="0" w:color="auto"/>
        <w:bottom w:val="none" w:sz="0" w:space="0" w:color="auto"/>
        <w:right w:val="none" w:sz="0" w:space="0" w:color="auto"/>
      </w:divBdr>
    </w:div>
    <w:div w:id="1374380845">
      <w:bodyDiv w:val="1"/>
      <w:marLeft w:val="0"/>
      <w:marRight w:val="0"/>
      <w:marTop w:val="0"/>
      <w:marBottom w:val="0"/>
      <w:divBdr>
        <w:top w:val="none" w:sz="0" w:space="0" w:color="auto"/>
        <w:left w:val="none" w:sz="0" w:space="0" w:color="auto"/>
        <w:bottom w:val="none" w:sz="0" w:space="0" w:color="auto"/>
        <w:right w:val="none" w:sz="0" w:space="0" w:color="auto"/>
      </w:divBdr>
      <w:divsChild>
        <w:div w:id="917060084">
          <w:marLeft w:val="0"/>
          <w:marRight w:val="0"/>
          <w:marTop w:val="0"/>
          <w:marBottom w:val="0"/>
          <w:divBdr>
            <w:top w:val="none" w:sz="0" w:space="0" w:color="auto"/>
            <w:left w:val="none" w:sz="0" w:space="0" w:color="auto"/>
            <w:bottom w:val="none" w:sz="0" w:space="0" w:color="auto"/>
            <w:right w:val="none" w:sz="0" w:space="0" w:color="auto"/>
          </w:divBdr>
          <w:divsChild>
            <w:div w:id="773552571">
              <w:marLeft w:val="0"/>
              <w:marRight w:val="0"/>
              <w:marTop w:val="0"/>
              <w:marBottom w:val="0"/>
              <w:divBdr>
                <w:top w:val="none" w:sz="0" w:space="0" w:color="auto"/>
                <w:left w:val="none" w:sz="0" w:space="0" w:color="auto"/>
                <w:bottom w:val="none" w:sz="0" w:space="0" w:color="auto"/>
                <w:right w:val="none" w:sz="0" w:space="0" w:color="auto"/>
              </w:divBdr>
              <w:divsChild>
                <w:div w:id="1213348052">
                  <w:marLeft w:val="0"/>
                  <w:marRight w:val="0"/>
                  <w:marTop w:val="0"/>
                  <w:marBottom w:val="0"/>
                  <w:divBdr>
                    <w:top w:val="none" w:sz="0" w:space="0" w:color="auto"/>
                    <w:left w:val="none" w:sz="0" w:space="0" w:color="auto"/>
                    <w:bottom w:val="none" w:sz="0" w:space="0" w:color="auto"/>
                    <w:right w:val="none" w:sz="0" w:space="0" w:color="auto"/>
                  </w:divBdr>
                  <w:divsChild>
                    <w:div w:id="1801920739">
                      <w:marLeft w:val="0"/>
                      <w:marRight w:val="0"/>
                      <w:marTop w:val="0"/>
                      <w:marBottom w:val="0"/>
                      <w:divBdr>
                        <w:top w:val="none" w:sz="0" w:space="0" w:color="auto"/>
                        <w:left w:val="none" w:sz="0" w:space="0" w:color="auto"/>
                        <w:bottom w:val="none" w:sz="0" w:space="0" w:color="auto"/>
                        <w:right w:val="none" w:sz="0" w:space="0" w:color="auto"/>
                      </w:divBdr>
                      <w:divsChild>
                        <w:div w:id="2016757981">
                          <w:marLeft w:val="0"/>
                          <w:marRight w:val="0"/>
                          <w:marTop w:val="0"/>
                          <w:marBottom w:val="0"/>
                          <w:divBdr>
                            <w:top w:val="none" w:sz="0" w:space="0" w:color="auto"/>
                            <w:left w:val="none" w:sz="0" w:space="0" w:color="auto"/>
                            <w:bottom w:val="none" w:sz="0" w:space="0" w:color="auto"/>
                            <w:right w:val="none" w:sz="0" w:space="0" w:color="auto"/>
                          </w:divBdr>
                          <w:divsChild>
                            <w:div w:id="532422881">
                              <w:marLeft w:val="0"/>
                              <w:marRight w:val="0"/>
                              <w:marTop w:val="0"/>
                              <w:marBottom w:val="0"/>
                              <w:divBdr>
                                <w:top w:val="none" w:sz="0" w:space="0" w:color="auto"/>
                                <w:left w:val="none" w:sz="0" w:space="0" w:color="auto"/>
                                <w:bottom w:val="none" w:sz="0" w:space="0" w:color="auto"/>
                                <w:right w:val="none" w:sz="0" w:space="0" w:color="auto"/>
                              </w:divBdr>
                              <w:divsChild>
                                <w:div w:id="76253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5160675">
      <w:bodyDiv w:val="1"/>
      <w:marLeft w:val="0"/>
      <w:marRight w:val="0"/>
      <w:marTop w:val="0"/>
      <w:marBottom w:val="0"/>
      <w:divBdr>
        <w:top w:val="none" w:sz="0" w:space="0" w:color="auto"/>
        <w:left w:val="none" w:sz="0" w:space="0" w:color="auto"/>
        <w:bottom w:val="none" w:sz="0" w:space="0" w:color="auto"/>
        <w:right w:val="none" w:sz="0" w:space="0" w:color="auto"/>
      </w:divBdr>
    </w:div>
    <w:div w:id="1376194675">
      <w:bodyDiv w:val="1"/>
      <w:marLeft w:val="0"/>
      <w:marRight w:val="0"/>
      <w:marTop w:val="0"/>
      <w:marBottom w:val="0"/>
      <w:divBdr>
        <w:top w:val="none" w:sz="0" w:space="0" w:color="auto"/>
        <w:left w:val="none" w:sz="0" w:space="0" w:color="auto"/>
        <w:bottom w:val="none" w:sz="0" w:space="0" w:color="auto"/>
        <w:right w:val="none" w:sz="0" w:space="0" w:color="auto"/>
      </w:divBdr>
    </w:div>
    <w:div w:id="1377513045">
      <w:bodyDiv w:val="1"/>
      <w:marLeft w:val="0"/>
      <w:marRight w:val="0"/>
      <w:marTop w:val="0"/>
      <w:marBottom w:val="0"/>
      <w:divBdr>
        <w:top w:val="none" w:sz="0" w:space="0" w:color="auto"/>
        <w:left w:val="none" w:sz="0" w:space="0" w:color="auto"/>
        <w:bottom w:val="none" w:sz="0" w:space="0" w:color="auto"/>
        <w:right w:val="none" w:sz="0" w:space="0" w:color="auto"/>
      </w:divBdr>
    </w:div>
    <w:div w:id="1378163941">
      <w:bodyDiv w:val="1"/>
      <w:marLeft w:val="0"/>
      <w:marRight w:val="0"/>
      <w:marTop w:val="0"/>
      <w:marBottom w:val="0"/>
      <w:divBdr>
        <w:top w:val="none" w:sz="0" w:space="0" w:color="auto"/>
        <w:left w:val="none" w:sz="0" w:space="0" w:color="auto"/>
        <w:bottom w:val="none" w:sz="0" w:space="0" w:color="auto"/>
        <w:right w:val="none" w:sz="0" w:space="0" w:color="auto"/>
      </w:divBdr>
    </w:div>
    <w:div w:id="1391729931">
      <w:bodyDiv w:val="1"/>
      <w:marLeft w:val="0"/>
      <w:marRight w:val="0"/>
      <w:marTop w:val="0"/>
      <w:marBottom w:val="0"/>
      <w:divBdr>
        <w:top w:val="none" w:sz="0" w:space="0" w:color="auto"/>
        <w:left w:val="none" w:sz="0" w:space="0" w:color="auto"/>
        <w:bottom w:val="none" w:sz="0" w:space="0" w:color="auto"/>
        <w:right w:val="none" w:sz="0" w:space="0" w:color="auto"/>
      </w:divBdr>
    </w:div>
    <w:div w:id="1393238292">
      <w:bodyDiv w:val="1"/>
      <w:marLeft w:val="0"/>
      <w:marRight w:val="0"/>
      <w:marTop w:val="0"/>
      <w:marBottom w:val="0"/>
      <w:divBdr>
        <w:top w:val="none" w:sz="0" w:space="0" w:color="auto"/>
        <w:left w:val="none" w:sz="0" w:space="0" w:color="auto"/>
        <w:bottom w:val="none" w:sz="0" w:space="0" w:color="auto"/>
        <w:right w:val="none" w:sz="0" w:space="0" w:color="auto"/>
      </w:divBdr>
    </w:div>
    <w:div w:id="1394623323">
      <w:bodyDiv w:val="1"/>
      <w:marLeft w:val="0"/>
      <w:marRight w:val="0"/>
      <w:marTop w:val="0"/>
      <w:marBottom w:val="0"/>
      <w:divBdr>
        <w:top w:val="none" w:sz="0" w:space="0" w:color="auto"/>
        <w:left w:val="none" w:sz="0" w:space="0" w:color="auto"/>
        <w:bottom w:val="none" w:sz="0" w:space="0" w:color="auto"/>
        <w:right w:val="none" w:sz="0" w:space="0" w:color="auto"/>
      </w:divBdr>
    </w:div>
    <w:div w:id="1396196679">
      <w:bodyDiv w:val="1"/>
      <w:marLeft w:val="0"/>
      <w:marRight w:val="0"/>
      <w:marTop w:val="0"/>
      <w:marBottom w:val="0"/>
      <w:divBdr>
        <w:top w:val="none" w:sz="0" w:space="0" w:color="auto"/>
        <w:left w:val="none" w:sz="0" w:space="0" w:color="auto"/>
        <w:bottom w:val="none" w:sz="0" w:space="0" w:color="auto"/>
        <w:right w:val="none" w:sz="0" w:space="0" w:color="auto"/>
      </w:divBdr>
    </w:div>
    <w:div w:id="1396197378">
      <w:bodyDiv w:val="1"/>
      <w:marLeft w:val="0"/>
      <w:marRight w:val="0"/>
      <w:marTop w:val="0"/>
      <w:marBottom w:val="0"/>
      <w:divBdr>
        <w:top w:val="none" w:sz="0" w:space="0" w:color="auto"/>
        <w:left w:val="none" w:sz="0" w:space="0" w:color="auto"/>
        <w:bottom w:val="none" w:sz="0" w:space="0" w:color="auto"/>
        <w:right w:val="none" w:sz="0" w:space="0" w:color="auto"/>
      </w:divBdr>
    </w:div>
    <w:div w:id="1408764873">
      <w:bodyDiv w:val="1"/>
      <w:marLeft w:val="0"/>
      <w:marRight w:val="0"/>
      <w:marTop w:val="0"/>
      <w:marBottom w:val="0"/>
      <w:divBdr>
        <w:top w:val="none" w:sz="0" w:space="0" w:color="auto"/>
        <w:left w:val="none" w:sz="0" w:space="0" w:color="auto"/>
        <w:bottom w:val="none" w:sz="0" w:space="0" w:color="auto"/>
        <w:right w:val="none" w:sz="0" w:space="0" w:color="auto"/>
      </w:divBdr>
    </w:div>
    <w:div w:id="1432697369">
      <w:bodyDiv w:val="1"/>
      <w:marLeft w:val="0"/>
      <w:marRight w:val="0"/>
      <w:marTop w:val="0"/>
      <w:marBottom w:val="0"/>
      <w:divBdr>
        <w:top w:val="none" w:sz="0" w:space="0" w:color="auto"/>
        <w:left w:val="none" w:sz="0" w:space="0" w:color="auto"/>
        <w:bottom w:val="none" w:sz="0" w:space="0" w:color="auto"/>
        <w:right w:val="none" w:sz="0" w:space="0" w:color="auto"/>
      </w:divBdr>
    </w:div>
    <w:div w:id="1447315411">
      <w:bodyDiv w:val="1"/>
      <w:marLeft w:val="0"/>
      <w:marRight w:val="0"/>
      <w:marTop w:val="0"/>
      <w:marBottom w:val="0"/>
      <w:divBdr>
        <w:top w:val="none" w:sz="0" w:space="0" w:color="auto"/>
        <w:left w:val="none" w:sz="0" w:space="0" w:color="auto"/>
        <w:bottom w:val="none" w:sz="0" w:space="0" w:color="auto"/>
        <w:right w:val="none" w:sz="0" w:space="0" w:color="auto"/>
      </w:divBdr>
    </w:div>
    <w:div w:id="1450858751">
      <w:bodyDiv w:val="1"/>
      <w:marLeft w:val="0"/>
      <w:marRight w:val="0"/>
      <w:marTop w:val="0"/>
      <w:marBottom w:val="0"/>
      <w:divBdr>
        <w:top w:val="none" w:sz="0" w:space="0" w:color="auto"/>
        <w:left w:val="none" w:sz="0" w:space="0" w:color="auto"/>
        <w:bottom w:val="none" w:sz="0" w:space="0" w:color="auto"/>
        <w:right w:val="none" w:sz="0" w:space="0" w:color="auto"/>
      </w:divBdr>
    </w:div>
    <w:div w:id="1451584182">
      <w:bodyDiv w:val="1"/>
      <w:marLeft w:val="0"/>
      <w:marRight w:val="0"/>
      <w:marTop w:val="0"/>
      <w:marBottom w:val="0"/>
      <w:divBdr>
        <w:top w:val="none" w:sz="0" w:space="0" w:color="auto"/>
        <w:left w:val="none" w:sz="0" w:space="0" w:color="auto"/>
        <w:bottom w:val="none" w:sz="0" w:space="0" w:color="auto"/>
        <w:right w:val="none" w:sz="0" w:space="0" w:color="auto"/>
      </w:divBdr>
    </w:div>
    <w:div w:id="1454863171">
      <w:bodyDiv w:val="1"/>
      <w:marLeft w:val="0"/>
      <w:marRight w:val="0"/>
      <w:marTop w:val="0"/>
      <w:marBottom w:val="0"/>
      <w:divBdr>
        <w:top w:val="none" w:sz="0" w:space="0" w:color="auto"/>
        <w:left w:val="none" w:sz="0" w:space="0" w:color="auto"/>
        <w:bottom w:val="none" w:sz="0" w:space="0" w:color="auto"/>
        <w:right w:val="none" w:sz="0" w:space="0" w:color="auto"/>
      </w:divBdr>
    </w:div>
    <w:div w:id="1461073650">
      <w:bodyDiv w:val="1"/>
      <w:marLeft w:val="0"/>
      <w:marRight w:val="0"/>
      <w:marTop w:val="0"/>
      <w:marBottom w:val="0"/>
      <w:divBdr>
        <w:top w:val="none" w:sz="0" w:space="0" w:color="auto"/>
        <w:left w:val="none" w:sz="0" w:space="0" w:color="auto"/>
        <w:bottom w:val="none" w:sz="0" w:space="0" w:color="auto"/>
        <w:right w:val="none" w:sz="0" w:space="0" w:color="auto"/>
      </w:divBdr>
    </w:div>
    <w:div w:id="1465734114">
      <w:bodyDiv w:val="1"/>
      <w:marLeft w:val="0"/>
      <w:marRight w:val="0"/>
      <w:marTop w:val="0"/>
      <w:marBottom w:val="0"/>
      <w:divBdr>
        <w:top w:val="none" w:sz="0" w:space="0" w:color="auto"/>
        <w:left w:val="none" w:sz="0" w:space="0" w:color="auto"/>
        <w:bottom w:val="none" w:sz="0" w:space="0" w:color="auto"/>
        <w:right w:val="none" w:sz="0" w:space="0" w:color="auto"/>
      </w:divBdr>
    </w:div>
    <w:div w:id="1485392091">
      <w:bodyDiv w:val="1"/>
      <w:marLeft w:val="0"/>
      <w:marRight w:val="0"/>
      <w:marTop w:val="0"/>
      <w:marBottom w:val="0"/>
      <w:divBdr>
        <w:top w:val="none" w:sz="0" w:space="0" w:color="auto"/>
        <w:left w:val="none" w:sz="0" w:space="0" w:color="auto"/>
        <w:bottom w:val="none" w:sz="0" w:space="0" w:color="auto"/>
        <w:right w:val="none" w:sz="0" w:space="0" w:color="auto"/>
      </w:divBdr>
    </w:div>
    <w:div w:id="1515995281">
      <w:bodyDiv w:val="1"/>
      <w:marLeft w:val="0"/>
      <w:marRight w:val="0"/>
      <w:marTop w:val="0"/>
      <w:marBottom w:val="0"/>
      <w:divBdr>
        <w:top w:val="none" w:sz="0" w:space="0" w:color="auto"/>
        <w:left w:val="none" w:sz="0" w:space="0" w:color="auto"/>
        <w:bottom w:val="none" w:sz="0" w:space="0" w:color="auto"/>
        <w:right w:val="none" w:sz="0" w:space="0" w:color="auto"/>
      </w:divBdr>
    </w:div>
    <w:div w:id="1522744255">
      <w:bodyDiv w:val="1"/>
      <w:marLeft w:val="0"/>
      <w:marRight w:val="0"/>
      <w:marTop w:val="0"/>
      <w:marBottom w:val="0"/>
      <w:divBdr>
        <w:top w:val="none" w:sz="0" w:space="0" w:color="auto"/>
        <w:left w:val="none" w:sz="0" w:space="0" w:color="auto"/>
        <w:bottom w:val="none" w:sz="0" w:space="0" w:color="auto"/>
        <w:right w:val="none" w:sz="0" w:space="0" w:color="auto"/>
      </w:divBdr>
    </w:div>
    <w:div w:id="1526214776">
      <w:bodyDiv w:val="1"/>
      <w:marLeft w:val="0"/>
      <w:marRight w:val="0"/>
      <w:marTop w:val="0"/>
      <w:marBottom w:val="0"/>
      <w:divBdr>
        <w:top w:val="none" w:sz="0" w:space="0" w:color="auto"/>
        <w:left w:val="none" w:sz="0" w:space="0" w:color="auto"/>
        <w:bottom w:val="none" w:sz="0" w:space="0" w:color="auto"/>
        <w:right w:val="none" w:sz="0" w:space="0" w:color="auto"/>
      </w:divBdr>
    </w:div>
    <w:div w:id="1526551201">
      <w:bodyDiv w:val="1"/>
      <w:marLeft w:val="0"/>
      <w:marRight w:val="0"/>
      <w:marTop w:val="0"/>
      <w:marBottom w:val="0"/>
      <w:divBdr>
        <w:top w:val="none" w:sz="0" w:space="0" w:color="auto"/>
        <w:left w:val="none" w:sz="0" w:space="0" w:color="auto"/>
        <w:bottom w:val="none" w:sz="0" w:space="0" w:color="auto"/>
        <w:right w:val="none" w:sz="0" w:space="0" w:color="auto"/>
      </w:divBdr>
    </w:div>
    <w:div w:id="1531842397">
      <w:bodyDiv w:val="1"/>
      <w:marLeft w:val="0"/>
      <w:marRight w:val="0"/>
      <w:marTop w:val="0"/>
      <w:marBottom w:val="0"/>
      <w:divBdr>
        <w:top w:val="none" w:sz="0" w:space="0" w:color="auto"/>
        <w:left w:val="none" w:sz="0" w:space="0" w:color="auto"/>
        <w:bottom w:val="none" w:sz="0" w:space="0" w:color="auto"/>
        <w:right w:val="none" w:sz="0" w:space="0" w:color="auto"/>
      </w:divBdr>
    </w:div>
    <w:div w:id="1540506864">
      <w:bodyDiv w:val="1"/>
      <w:marLeft w:val="0"/>
      <w:marRight w:val="0"/>
      <w:marTop w:val="0"/>
      <w:marBottom w:val="0"/>
      <w:divBdr>
        <w:top w:val="none" w:sz="0" w:space="0" w:color="auto"/>
        <w:left w:val="none" w:sz="0" w:space="0" w:color="auto"/>
        <w:bottom w:val="none" w:sz="0" w:space="0" w:color="auto"/>
        <w:right w:val="none" w:sz="0" w:space="0" w:color="auto"/>
      </w:divBdr>
    </w:div>
    <w:div w:id="1542401658">
      <w:bodyDiv w:val="1"/>
      <w:marLeft w:val="0"/>
      <w:marRight w:val="0"/>
      <w:marTop w:val="0"/>
      <w:marBottom w:val="0"/>
      <w:divBdr>
        <w:top w:val="none" w:sz="0" w:space="0" w:color="auto"/>
        <w:left w:val="none" w:sz="0" w:space="0" w:color="auto"/>
        <w:bottom w:val="none" w:sz="0" w:space="0" w:color="auto"/>
        <w:right w:val="none" w:sz="0" w:space="0" w:color="auto"/>
      </w:divBdr>
      <w:divsChild>
        <w:div w:id="2051105638">
          <w:marLeft w:val="0"/>
          <w:marRight w:val="0"/>
          <w:marTop w:val="0"/>
          <w:marBottom w:val="0"/>
          <w:divBdr>
            <w:top w:val="none" w:sz="0" w:space="0" w:color="auto"/>
            <w:left w:val="none" w:sz="0" w:space="0" w:color="auto"/>
            <w:bottom w:val="none" w:sz="0" w:space="0" w:color="auto"/>
            <w:right w:val="none" w:sz="0" w:space="0" w:color="auto"/>
          </w:divBdr>
          <w:divsChild>
            <w:div w:id="136260878">
              <w:marLeft w:val="0"/>
              <w:marRight w:val="0"/>
              <w:marTop w:val="0"/>
              <w:marBottom w:val="0"/>
              <w:divBdr>
                <w:top w:val="none" w:sz="0" w:space="0" w:color="auto"/>
                <w:left w:val="none" w:sz="0" w:space="0" w:color="auto"/>
                <w:bottom w:val="none" w:sz="0" w:space="0" w:color="auto"/>
                <w:right w:val="none" w:sz="0" w:space="0" w:color="auto"/>
              </w:divBdr>
              <w:divsChild>
                <w:div w:id="8677196">
                  <w:marLeft w:val="0"/>
                  <w:marRight w:val="0"/>
                  <w:marTop w:val="0"/>
                  <w:marBottom w:val="0"/>
                  <w:divBdr>
                    <w:top w:val="none" w:sz="0" w:space="0" w:color="auto"/>
                    <w:left w:val="none" w:sz="0" w:space="0" w:color="auto"/>
                    <w:bottom w:val="none" w:sz="0" w:space="0" w:color="auto"/>
                    <w:right w:val="none" w:sz="0" w:space="0" w:color="auto"/>
                  </w:divBdr>
                  <w:divsChild>
                    <w:div w:id="588736666">
                      <w:marLeft w:val="0"/>
                      <w:marRight w:val="0"/>
                      <w:marTop w:val="0"/>
                      <w:marBottom w:val="0"/>
                      <w:divBdr>
                        <w:top w:val="none" w:sz="0" w:space="0" w:color="auto"/>
                        <w:left w:val="none" w:sz="0" w:space="0" w:color="auto"/>
                        <w:bottom w:val="none" w:sz="0" w:space="0" w:color="auto"/>
                        <w:right w:val="none" w:sz="0" w:space="0" w:color="auto"/>
                      </w:divBdr>
                      <w:divsChild>
                        <w:div w:id="1712529745">
                          <w:marLeft w:val="0"/>
                          <w:marRight w:val="0"/>
                          <w:marTop w:val="0"/>
                          <w:marBottom w:val="0"/>
                          <w:divBdr>
                            <w:top w:val="none" w:sz="0" w:space="0" w:color="auto"/>
                            <w:left w:val="none" w:sz="0" w:space="0" w:color="auto"/>
                            <w:bottom w:val="none" w:sz="0" w:space="0" w:color="auto"/>
                            <w:right w:val="none" w:sz="0" w:space="0" w:color="auto"/>
                          </w:divBdr>
                          <w:divsChild>
                            <w:div w:id="991329598">
                              <w:marLeft w:val="0"/>
                              <w:marRight w:val="0"/>
                              <w:marTop w:val="0"/>
                              <w:marBottom w:val="0"/>
                              <w:divBdr>
                                <w:top w:val="none" w:sz="0" w:space="0" w:color="auto"/>
                                <w:left w:val="none" w:sz="0" w:space="0" w:color="auto"/>
                                <w:bottom w:val="none" w:sz="0" w:space="0" w:color="auto"/>
                                <w:right w:val="none" w:sz="0" w:space="0" w:color="auto"/>
                              </w:divBdr>
                              <w:divsChild>
                                <w:div w:id="41467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2403060">
      <w:bodyDiv w:val="1"/>
      <w:marLeft w:val="0"/>
      <w:marRight w:val="0"/>
      <w:marTop w:val="0"/>
      <w:marBottom w:val="0"/>
      <w:divBdr>
        <w:top w:val="none" w:sz="0" w:space="0" w:color="auto"/>
        <w:left w:val="none" w:sz="0" w:space="0" w:color="auto"/>
        <w:bottom w:val="none" w:sz="0" w:space="0" w:color="auto"/>
        <w:right w:val="none" w:sz="0" w:space="0" w:color="auto"/>
      </w:divBdr>
    </w:div>
    <w:div w:id="1546217432">
      <w:bodyDiv w:val="1"/>
      <w:marLeft w:val="0"/>
      <w:marRight w:val="0"/>
      <w:marTop w:val="0"/>
      <w:marBottom w:val="0"/>
      <w:divBdr>
        <w:top w:val="none" w:sz="0" w:space="0" w:color="auto"/>
        <w:left w:val="none" w:sz="0" w:space="0" w:color="auto"/>
        <w:bottom w:val="none" w:sz="0" w:space="0" w:color="auto"/>
        <w:right w:val="none" w:sz="0" w:space="0" w:color="auto"/>
      </w:divBdr>
    </w:div>
    <w:div w:id="1567565305">
      <w:bodyDiv w:val="1"/>
      <w:marLeft w:val="0"/>
      <w:marRight w:val="0"/>
      <w:marTop w:val="0"/>
      <w:marBottom w:val="0"/>
      <w:divBdr>
        <w:top w:val="none" w:sz="0" w:space="0" w:color="auto"/>
        <w:left w:val="none" w:sz="0" w:space="0" w:color="auto"/>
        <w:bottom w:val="none" w:sz="0" w:space="0" w:color="auto"/>
        <w:right w:val="none" w:sz="0" w:space="0" w:color="auto"/>
      </w:divBdr>
    </w:div>
    <w:div w:id="1571698494">
      <w:bodyDiv w:val="1"/>
      <w:marLeft w:val="0"/>
      <w:marRight w:val="0"/>
      <w:marTop w:val="0"/>
      <w:marBottom w:val="0"/>
      <w:divBdr>
        <w:top w:val="none" w:sz="0" w:space="0" w:color="auto"/>
        <w:left w:val="none" w:sz="0" w:space="0" w:color="auto"/>
        <w:bottom w:val="none" w:sz="0" w:space="0" w:color="auto"/>
        <w:right w:val="none" w:sz="0" w:space="0" w:color="auto"/>
      </w:divBdr>
    </w:div>
    <w:div w:id="1586765455">
      <w:bodyDiv w:val="1"/>
      <w:marLeft w:val="0"/>
      <w:marRight w:val="0"/>
      <w:marTop w:val="0"/>
      <w:marBottom w:val="0"/>
      <w:divBdr>
        <w:top w:val="none" w:sz="0" w:space="0" w:color="auto"/>
        <w:left w:val="none" w:sz="0" w:space="0" w:color="auto"/>
        <w:bottom w:val="none" w:sz="0" w:space="0" w:color="auto"/>
        <w:right w:val="none" w:sz="0" w:space="0" w:color="auto"/>
      </w:divBdr>
    </w:div>
    <w:div w:id="1597472579">
      <w:bodyDiv w:val="1"/>
      <w:marLeft w:val="0"/>
      <w:marRight w:val="0"/>
      <w:marTop w:val="0"/>
      <w:marBottom w:val="0"/>
      <w:divBdr>
        <w:top w:val="none" w:sz="0" w:space="0" w:color="auto"/>
        <w:left w:val="none" w:sz="0" w:space="0" w:color="auto"/>
        <w:bottom w:val="none" w:sz="0" w:space="0" w:color="auto"/>
        <w:right w:val="none" w:sz="0" w:space="0" w:color="auto"/>
      </w:divBdr>
      <w:divsChild>
        <w:div w:id="1098794465">
          <w:marLeft w:val="0"/>
          <w:marRight w:val="0"/>
          <w:marTop w:val="0"/>
          <w:marBottom w:val="0"/>
          <w:divBdr>
            <w:top w:val="none" w:sz="0" w:space="0" w:color="auto"/>
            <w:left w:val="none" w:sz="0" w:space="0" w:color="auto"/>
            <w:bottom w:val="none" w:sz="0" w:space="0" w:color="auto"/>
            <w:right w:val="none" w:sz="0" w:space="0" w:color="auto"/>
          </w:divBdr>
        </w:div>
      </w:divsChild>
    </w:div>
    <w:div w:id="1606304051">
      <w:bodyDiv w:val="1"/>
      <w:marLeft w:val="0"/>
      <w:marRight w:val="0"/>
      <w:marTop w:val="0"/>
      <w:marBottom w:val="0"/>
      <w:divBdr>
        <w:top w:val="none" w:sz="0" w:space="0" w:color="auto"/>
        <w:left w:val="none" w:sz="0" w:space="0" w:color="auto"/>
        <w:bottom w:val="none" w:sz="0" w:space="0" w:color="auto"/>
        <w:right w:val="none" w:sz="0" w:space="0" w:color="auto"/>
      </w:divBdr>
    </w:div>
    <w:div w:id="1615869575">
      <w:bodyDiv w:val="1"/>
      <w:marLeft w:val="0"/>
      <w:marRight w:val="0"/>
      <w:marTop w:val="0"/>
      <w:marBottom w:val="0"/>
      <w:divBdr>
        <w:top w:val="none" w:sz="0" w:space="0" w:color="auto"/>
        <w:left w:val="none" w:sz="0" w:space="0" w:color="auto"/>
        <w:bottom w:val="none" w:sz="0" w:space="0" w:color="auto"/>
        <w:right w:val="none" w:sz="0" w:space="0" w:color="auto"/>
      </w:divBdr>
    </w:div>
    <w:div w:id="1617054995">
      <w:bodyDiv w:val="1"/>
      <w:marLeft w:val="0"/>
      <w:marRight w:val="0"/>
      <w:marTop w:val="0"/>
      <w:marBottom w:val="0"/>
      <w:divBdr>
        <w:top w:val="none" w:sz="0" w:space="0" w:color="auto"/>
        <w:left w:val="none" w:sz="0" w:space="0" w:color="auto"/>
        <w:bottom w:val="none" w:sz="0" w:space="0" w:color="auto"/>
        <w:right w:val="none" w:sz="0" w:space="0" w:color="auto"/>
      </w:divBdr>
    </w:div>
    <w:div w:id="1618365828">
      <w:bodyDiv w:val="1"/>
      <w:marLeft w:val="0"/>
      <w:marRight w:val="0"/>
      <w:marTop w:val="0"/>
      <w:marBottom w:val="0"/>
      <w:divBdr>
        <w:top w:val="none" w:sz="0" w:space="0" w:color="auto"/>
        <w:left w:val="none" w:sz="0" w:space="0" w:color="auto"/>
        <w:bottom w:val="none" w:sz="0" w:space="0" w:color="auto"/>
        <w:right w:val="none" w:sz="0" w:space="0" w:color="auto"/>
      </w:divBdr>
    </w:div>
    <w:div w:id="1622109882">
      <w:bodyDiv w:val="1"/>
      <w:marLeft w:val="0"/>
      <w:marRight w:val="0"/>
      <w:marTop w:val="0"/>
      <w:marBottom w:val="0"/>
      <w:divBdr>
        <w:top w:val="none" w:sz="0" w:space="0" w:color="auto"/>
        <w:left w:val="none" w:sz="0" w:space="0" w:color="auto"/>
        <w:bottom w:val="none" w:sz="0" w:space="0" w:color="auto"/>
        <w:right w:val="none" w:sz="0" w:space="0" w:color="auto"/>
      </w:divBdr>
    </w:div>
    <w:div w:id="1623804558">
      <w:bodyDiv w:val="1"/>
      <w:marLeft w:val="0"/>
      <w:marRight w:val="0"/>
      <w:marTop w:val="0"/>
      <w:marBottom w:val="0"/>
      <w:divBdr>
        <w:top w:val="none" w:sz="0" w:space="0" w:color="auto"/>
        <w:left w:val="none" w:sz="0" w:space="0" w:color="auto"/>
        <w:bottom w:val="none" w:sz="0" w:space="0" w:color="auto"/>
        <w:right w:val="none" w:sz="0" w:space="0" w:color="auto"/>
      </w:divBdr>
    </w:div>
    <w:div w:id="1634867212">
      <w:bodyDiv w:val="1"/>
      <w:marLeft w:val="0"/>
      <w:marRight w:val="0"/>
      <w:marTop w:val="0"/>
      <w:marBottom w:val="0"/>
      <w:divBdr>
        <w:top w:val="none" w:sz="0" w:space="0" w:color="auto"/>
        <w:left w:val="none" w:sz="0" w:space="0" w:color="auto"/>
        <w:bottom w:val="none" w:sz="0" w:space="0" w:color="auto"/>
        <w:right w:val="none" w:sz="0" w:space="0" w:color="auto"/>
      </w:divBdr>
    </w:div>
    <w:div w:id="1642661146">
      <w:bodyDiv w:val="1"/>
      <w:marLeft w:val="0"/>
      <w:marRight w:val="0"/>
      <w:marTop w:val="0"/>
      <w:marBottom w:val="0"/>
      <w:divBdr>
        <w:top w:val="none" w:sz="0" w:space="0" w:color="auto"/>
        <w:left w:val="none" w:sz="0" w:space="0" w:color="auto"/>
        <w:bottom w:val="none" w:sz="0" w:space="0" w:color="auto"/>
        <w:right w:val="none" w:sz="0" w:space="0" w:color="auto"/>
      </w:divBdr>
    </w:div>
    <w:div w:id="1643583966">
      <w:bodyDiv w:val="1"/>
      <w:marLeft w:val="0"/>
      <w:marRight w:val="0"/>
      <w:marTop w:val="0"/>
      <w:marBottom w:val="0"/>
      <w:divBdr>
        <w:top w:val="none" w:sz="0" w:space="0" w:color="auto"/>
        <w:left w:val="none" w:sz="0" w:space="0" w:color="auto"/>
        <w:bottom w:val="none" w:sz="0" w:space="0" w:color="auto"/>
        <w:right w:val="none" w:sz="0" w:space="0" w:color="auto"/>
      </w:divBdr>
    </w:div>
    <w:div w:id="1647468014">
      <w:bodyDiv w:val="1"/>
      <w:marLeft w:val="0"/>
      <w:marRight w:val="0"/>
      <w:marTop w:val="0"/>
      <w:marBottom w:val="0"/>
      <w:divBdr>
        <w:top w:val="none" w:sz="0" w:space="0" w:color="auto"/>
        <w:left w:val="none" w:sz="0" w:space="0" w:color="auto"/>
        <w:bottom w:val="none" w:sz="0" w:space="0" w:color="auto"/>
        <w:right w:val="none" w:sz="0" w:space="0" w:color="auto"/>
      </w:divBdr>
    </w:div>
    <w:div w:id="1656372105">
      <w:bodyDiv w:val="1"/>
      <w:marLeft w:val="0"/>
      <w:marRight w:val="0"/>
      <w:marTop w:val="0"/>
      <w:marBottom w:val="0"/>
      <w:divBdr>
        <w:top w:val="none" w:sz="0" w:space="0" w:color="auto"/>
        <w:left w:val="none" w:sz="0" w:space="0" w:color="auto"/>
        <w:bottom w:val="none" w:sz="0" w:space="0" w:color="auto"/>
        <w:right w:val="none" w:sz="0" w:space="0" w:color="auto"/>
      </w:divBdr>
      <w:divsChild>
        <w:div w:id="1806308449">
          <w:marLeft w:val="0"/>
          <w:marRight w:val="0"/>
          <w:marTop w:val="0"/>
          <w:marBottom w:val="0"/>
          <w:divBdr>
            <w:top w:val="none" w:sz="0" w:space="0" w:color="auto"/>
            <w:left w:val="none" w:sz="0" w:space="0" w:color="auto"/>
            <w:bottom w:val="none" w:sz="0" w:space="0" w:color="auto"/>
            <w:right w:val="none" w:sz="0" w:space="0" w:color="auto"/>
          </w:divBdr>
          <w:divsChild>
            <w:div w:id="205487659">
              <w:marLeft w:val="0"/>
              <w:marRight w:val="0"/>
              <w:marTop w:val="0"/>
              <w:marBottom w:val="0"/>
              <w:divBdr>
                <w:top w:val="none" w:sz="0" w:space="0" w:color="auto"/>
                <w:left w:val="none" w:sz="0" w:space="0" w:color="auto"/>
                <w:bottom w:val="none" w:sz="0" w:space="0" w:color="auto"/>
                <w:right w:val="none" w:sz="0" w:space="0" w:color="auto"/>
              </w:divBdr>
              <w:divsChild>
                <w:div w:id="404693568">
                  <w:marLeft w:val="0"/>
                  <w:marRight w:val="0"/>
                  <w:marTop w:val="0"/>
                  <w:marBottom w:val="0"/>
                  <w:divBdr>
                    <w:top w:val="none" w:sz="0" w:space="0" w:color="auto"/>
                    <w:left w:val="none" w:sz="0" w:space="0" w:color="auto"/>
                    <w:bottom w:val="none" w:sz="0" w:space="0" w:color="auto"/>
                    <w:right w:val="none" w:sz="0" w:space="0" w:color="auto"/>
                  </w:divBdr>
                  <w:divsChild>
                    <w:div w:id="1704475029">
                      <w:marLeft w:val="0"/>
                      <w:marRight w:val="0"/>
                      <w:marTop w:val="0"/>
                      <w:marBottom w:val="0"/>
                      <w:divBdr>
                        <w:top w:val="none" w:sz="0" w:space="0" w:color="auto"/>
                        <w:left w:val="none" w:sz="0" w:space="0" w:color="auto"/>
                        <w:bottom w:val="none" w:sz="0" w:space="0" w:color="auto"/>
                        <w:right w:val="none" w:sz="0" w:space="0" w:color="auto"/>
                      </w:divBdr>
                      <w:divsChild>
                        <w:div w:id="802045382">
                          <w:marLeft w:val="0"/>
                          <w:marRight w:val="0"/>
                          <w:marTop w:val="0"/>
                          <w:marBottom w:val="0"/>
                          <w:divBdr>
                            <w:top w:val="none" w:sz="0" w:space="0" w:color="auto"/>
                            <w:left w:val="none" w:sz="0" w:space="0" w:color="auto"/>
                            <w:bottom w:val="none" w:sz="0" w:space="0" w:color="auto"/>
                            <w:right w:val="none" w:sz="0" w:space="0" w:color="auto"/>
                          </w:divBdr>
                          <w:divsChild>
                            <w:div w:id="621152391">
                              <w:marLeft w:val="0"/>
                              <w:marRight w:val="0"/>
                              <w:marTop w:val="0"/>
                              <w:marBottom w:val="0"/>
                              <w:divBdr>
                                <w:top w:val="none" w:sz="0" w:space="0" w:color="auto"/>
                                <w:left w:val="none" w:sz="0" w:space="0" w:color="auto"/>
                                <w:bottom w:val="none" w:sz="0" w:space="0" w:color="auto"/>
                                <w:right w:val="none" w:sz="0" w:space="0" w:color="auto"/>
                              </w:divBdr>
                              <w:divsChild>
                                <w:div w:id="100463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9097227">
      <w:bodyDiv w:val="1"/>
      <w:marLeft w:val="0"/>
      <w:marRight w:val="0"/>
      <w:marTop w:val="0"/>
      <w:marBottom w:val="0"/>
      <w:divBdr>
        <w:top w:val="none" w:sz="0" w:space="0" w:color="auto"/>
        <w:left w:val="none" w:sz="0" w:space="0" w:color="auto"/>
        <w:bottom w:val="none" w:sz="0" w:space="0" w:color="auto"/>
        <w:right w:val="none" w:sz="0" w:space="0" w:color="auto"/>
      </w:divBdr>
    </w:div>
    <w:div w:id="1671326329">
      <w:bodyDiv w:val="1"/>
      <w:marLeft w:val="0"/>
      <w:marRight w:val="0"/>
      <w:marTop w:val="0"/>
      <w:marBottom w:val="0"/>
      <w:divBdr>
        <w:top w:val="none" w:sz="0" w:space="0" w:color="auto"/>
        <w:left w:val="none" w:sz="0" w:space="0" w:color="auto"/>
        <w:bottom w:val="none" w:sz="0" w:space="0" w:color="auto"/>
        <w:right w:val="none" w:sz="0" w:space="0" w:color="auto"/>
      </w:divBdr>
    </w:div>
    <w:div w:id="1701666519">
      <w:bodyDiv w:val="1"/>
      <w:marLeft w:val="0"/>
      <w:marRight w:val="0"/>
      <w:marTop w:val="0"/>
      <w:marBottom w:val="0"/>
      <w:divBdr>
        <w:top w:val="none" w:sz="0" w:space="0" w:color="auto"/>
        <w:left w:val="none" w:sz="0" w:space="0" w:color="auto"/>
        <w:bottom w:val="none" w:sz="0" w:space="0" w:color="auto"/>
        <w:right w:val="none" w:sz="0" w:space="0" w:color="auto"/>
      </w:divBdr>
    </w:div>
    <w:div w:id="1707871825">
      <w:bodyDiv w:val="1"/>
      <w:marLeft w:val="0"/>
      <w:marRight w:val="0"/>
      <w:marTop w:val="0"/>
      <w:marBottom w:val="0"/>
      <w:divBdr>
        <w:top w:val="none" w:sz="0" w:space="0" w:color="auto"/>
        <w:left w:val="none" w:sz="0" w:space="0" w:color="auto"/>
        <w:bottom w:val="none" w:sz="0" w:space="0" w:color="auto"/>
        <w:right w:val="none" w:sz="0" w:space="0" w:color="auto"/>
      </w:divBdr>
    </w:div>
    <w:div w:id="1744714139">
      <w:bodyDiv w:val="1"/>
      <w:marLeft w:val="0"/>
      <w:marRight w:val="0"/>
      <w:marTop w:val="0"/>
      <w:marBottom w:val="0"/>
      <w:divBdr>
        <w:top w:val="none" w:sz="0" w:space="0" w:color="auto"/>
        <w:left w:val="none" w:sz="0" w:space="0" w:color="auto"/>
        <w:bottom w:val="none" w:sz="0" w:space="0" w:color="auto"/>
        <w:right w:val="none" w:sz="0" w:space="0" w:color="auto"/>
      </w:divBdr>
    </w:div>
    <w:div w:id="1753040705">
      <w:bodyDiv w:val="1"/>
      <w:marLeft w:val="0"/>
      <w:marRight w:val="0"/>
      <w:marTop w:val="0"/>
      <w:marBottom w:val="0"/>
      <w:divBdr>
        <w:top w:val="none" w:sz="0" w:space="0" w:color="auto"/>
        <w:left w:val="none" w:sz="0" w:space="0" w:color="auto"/>
        <w:bottom w:val="none" w:sz="0" w:space="0" w:color="auto"/>
        <w:right w:val="none" w:sz="0" w:space="0" w:color="auto"/>
      </w:divBdr>
    </w:div>
    <w:div w:id="1766532048">
      <w:bodyDiv w:val="1"/>
      <w:marLeft w:val="0"/>
      <w:marRight w:val="0"/>
      <w:marTop w:val="0"/>
      <w:marBottom w:val="0"/>
      <w:divBdr>
        <w:top w:val="none" w:sz="0" w:space="0" w:color="auto"/>
        <w:left w:val="none" w:sz="0" w:space="0" w:color="auto"/>
        <w:bottom w:val="none" w:sz="0" w:space="0" w:color="auto"/>
        <w:right w:val="none" w:sz="0" w:space="0" w:color="auto"/>
      </w:divBdr>
    </w:div>
    <w:div w:id="1773084568">
      <w:bodyDiv w:val="1"/>
      <w:marLeft w:val="0"/>
      <w:marRight w:val="0"/>
      <w:marTop w:val="0"/>
      <w:marBottom w:val="0"/>
      <w:divBdr>
        <w:top w:val="none" w:sz="0" w:space="0" w:color="auto"/>
        <w:left w:val="none" w:sz="0" w:space="0" w:color="auto"/>
        <w:bottom w:val="none" w:sz="0" w:space="0" w:color="auto"/>
        <w:right w:val="none" w:sz="0" w:space="0" w:color="auto"/>
      </w:divBdr>
    </w:div>
    <w:div w:id="1776048114">
      <w:bodyDiv w:val="1"/>
      <w:marLeft w:val="0"/>
      <w:marRight w:val="0"/>
      <w:marTop w:val="0"/>
      <w:marBottom w:val="0"/>
      <w:divBdr>
        <w:top w:val="none" w:sz="0" w:space="0" w:color="auto"/>
        <w:left w:val="none" w:sz="0" w:space="0" w:color="auto"/>
        <w:bottom w:val="none" w:sz="0" w:space="0" w:color="auto"/>
        <w:right w:val="none" w:sz="0" w:space="0" w:color="auto"/>
      </w:divBdr>
    </w:div>
    <w:div w:id="1781414679">
      <w:bodyDiv w:val="1"/>
      <w:marLeft w:val="0"/>
      <w:marRight w:val="0"/>
      <w:marTop w:val="0"/>
      <w:marBottom w:val="0"/>
      <w:divBdr>
        <w:top w:val="none" w:sz="0" w:space="0" w:color="auto"/>
        <w:left w:val="none" w:sz="0" w:space="0" w:color="auto"/>
        <w:bottom w:val="none" w:sz="0" w:space="0" w:color="auto"/>
        <w:right w:val="none" w:sz="0" w:space="0" w:color="auto"/>
      </w:divBdr>
    </w:div>
    <w:div w:id="1790975980">
      <w:bodyDiv w:val="1"/>
      <w:marLeft w:val="0"/>
      <w:marRight w:val="0"/>
      <w:marTop w:val="0"/>
      <w:marBottom w:val="0"/>
      <w:divBdr>
        <w:top w:val="none" w:sz="0" w:space="0" w:color="auto"/>
        <w:left w:val="none" w:sz="0" w:space="0" w:color="auto"/>
        <w:bottom w:val="none" w:sz="0" w:space="0" w:color="auto"/>
        <w:right w:val="none" w:sz="0" w:space="0" w:color="auto"/>
      </w:divBdr>
    </w:div>
    <w:div w:id="1793668289">
      <w:bodyDiv w:val="1"/>
      <w:marLeft w:val="0"/>
      <w:marRight w:val="0"/>
      <w:marTop w:val="0"/>
      <w:marBottom w:val="0"/>
      <w:divBdr>
        <w:top w:val="none" w:sz="0" w:space="0" w:color="auto"/>
        <w:left w:val="none" w:sz="0" w:space="0" w:color="auto"/>
        <w:bottom w:val="none" w:sz="0" w:space="0" w:color="auto"/>
        <w:right w:val="none" w:sz="0" w:space="0" w:color="auto"/>
      </w:divBdr>
    </w:div>
    <w:div w:id="1797984540">
      <w:bodyDiv w:val="1"/>
      <w:marLeft w:val="0"/>
      <w:marRight w:val="0"/>
      <w:marTop w:val="0"/>
      <w:marBottom w:val="0"/>
      <w:divBdr>
        <w:top w:val="none" w:sz="0" w:space="0" w:color="auto"/>
        <w:left w:val="none" w:sz="0" w:space="0" w:color="auto"/>
        <w:bottom w:val="none" w:sz="0" w:space="0" w:color="auto"/>
        <w:right w:val="none" w:sz="0" w:space="0" w:color="auto"/>
      </w:divBdr>
    </w:div>
    <w:div w:id="1798526780">
      <w:bodyDiv w:val="1"/>
      <w:marLeft w:val="0"/>
      <w:marRight w:val="0"/>
      <w:marTop w:val="0"/>
      <w:marBottom w:val="0"/>
      <w:divBdr>
        <w:top w:val="none" w:sz="0" w:space="0" w:color="auto"/>
        <w:left w:val="none" w:sz="0" w:space="0" w:color="auto"/>
        <w:bottom w:val="none" w:sz="0" w:space="0" w:color="auto"/>
        <w:right w:val="none" w:sz="0" w:space="0" w:color="auto"/>
      </w:divBdr>
    </w:div>
    <w:div w:id="1802768857">
      <w:bodyDiv w:val="1"/>
      <w:marLeft w:val="0"/>
      <w:marRight w:val="0"/>
      <w:marTop w:val="0"/>
      <w:marBottom w:val="0"/>
      <w:divBdr>
        <w:top w:val="none" w:sz="0" w:space="0" w:color="auto"/>
        <w:left w:val="none" w:sz="0" w:space="0" w:color="auto"/>
        <w:bottom w:val="none" w:sz="0" w:space="0" w:color="auto"/>
        <w:right w:val="none" w:sz="0" w:space="0" w:color="auto"/>
      </w:divBdr>
    </w:div>
    <w:div w:id="1814062459">
      <w:bodyDiv w:val="1"/>
      <w:marLeft w:val="0"/>
      <w:marRight w:val="0"/>
      <w:marTop w:val="0"/>
      <w:marBottom w:val="0"/>
      <w:divBdr>
        <w:top w:val="none" w:sz="0" w:space="0" w:color="auto"/>
        <w:left w:val="none" w:sz="0" w:space="0" w:color="auto"/>
        <w:bottom w:val="none" w:sz="0" w:space="0" w:color="auto"/>
        <w:right w:val="none" w:sz="0" w:space="0" w:color="auto"/>
      </w:divBdr>
      <w:divsChild>
        <w:div w:id="472412274">
          <w:marLeft w:val="0"/>
          <w:marRight w:val="0"/>
          <w:marTop w:val="0"/>
          <w:marBottom w:val="0"/>
          <w:divBdr>
            <w:top w:val="none" w:sz="0" w:space="0" w:color="auto"/>
            <w:left w:val="none" w:sz="0" w:space="0" w:color="auto"/>
            <w:bottom w:val="none" w:sz="0" w:space="0" w:color="auto"/>
            <w:right w:val="none" w:sz="0" w:space="0" w:color="auto"/>
          </w:divBdr>
        </w:div>
      </w:divsChild>
    </w:div>
    <w:div w:id="1819763260">
      <w:bodyDiv w:val="1"/>
      <w:marLeft w:val="0"/>
      <w:marRight w:val="0"/>
      <w:marTop w:val="0"/>
      <w:marBottom w:val="0"/>
      <w:divBdr>
        <w:top w:val="none" w:sz="0" w:space="0" w:color="auto"/>
        <w:left w:val="none" w:sz="0" w:space="0" w:color="auto"/>
        <w:bottom w:val="none" w:sz="0" w:space="0" w:color="auto"/>
        <w:right w:val="none" w:sz="0" w:space="0" w:color="auto"/>
      </w:divBdr>
    </w:div>
    <w:div w:id="1823890292">
      <w:bodyDiv w:val="1"/>
      <w:marLeft w:val="0"/>
      <w:marRight w:val="0"/>
      <w:marTop w:val="0"/>
      <w:marBottom w:val="0"/>
      <w:divBdr>
        <w:top w:val="none" w:sz="0" w:space="0" w:color="auto"/>
        <w:left w:val="none" w:sz="0" w:space="0" w:color="auto"/>
        <w:bottom w:val="none" w:sz="0" w:space="0" w:color="auto"/>
        <w:right w:val="none" w:sz="0" w:space="0" w:color="auto"/>
      </w:divBdr>
    </w:div>
    <w:div w:id="1824348777">
      <w:bodyDiv w:val="1"/>
      <w:marLeft w:val="0"/>
      <w:marRight w:val="0"/>
      <w:marTop w:val="0"/>
      <w:marBottom w:val="0"/>
      <w:divBdr>
        <w:top w:val="none" w:sz="0" w:space="0" w:color="auto"/>
        <w:left w:val="none" w:sz="0" w:space="0" w:color="auto"/>
        <w:bottom w:val="none" w:sz="0" w:space="0" w:color="auto"/>
        <w:right w:val="none" w:sz="0" w:space="0" w:color="auto"/>
      </w:divBdr>
    </w:div>
    <w:div w:id="1830440347">
      <w:bodyDiv w:val="1"/>
      <w:marLeft w:val="0"/>
      <w:marRight w:val="0"/>
      <w:marTop w:val="0"/>
      <w:marBottom w:val="0"/>
      <w:divBdr>
        <w:top w:val="none" w:sz="0" w:space="0" w:color="auto"/>
        <w:left w:val="none" w:sz="0" w:space="0" w:color="auto"/>
        <w:bottom w:val="none" w:sz="0" w:space="0" w:color="auto"/>
        <w:right w:val="none" w:sz="0" w:space="0" w:color="auto"/>
      </w:divBdr>
    </w:div>
    <w:div w:id="1839692090">
      <w:bodyDiv w:val="1"/>
      <w:marLeft w:val="0"/>
      <w:marRight w:val="0"/>
      <w:marTop w:val="0"/>
      <w:marBottom w:val="0"/>
      <w:divBdr>
        <w:top w:val="none" w:sz="0" w:space="0" w:color="auto"/>
        <w:left w:val="none" w:sz="0" w:space="0" w:color="auto"/>
        <w:bottom w:val="none" w:sz="0" w:space="0" w:color="auto"/>
        <w:right w:val="none" w:sz="0" w:space="0" w:color="auto"/>
      </w:divBdr>
    </w:div>
    <w:div w:id="1839887350">
      <w:bodyDiv w:val="1"/>
      <w:marLeft w:val="0"/>
      <w:marRight w:val="0"/>
      <w:marTop w:val="0"/>
      <w:marBottom w:val="0"/>
      <w:divBdr>
        <w:top w:val="none" w:sz="0" w:space="0" w:color="auto"/>
        <w:left w:val="none" w:sz="0" w:space="0" w:color="auto"/>
        <w:bottom w:val="none" w:sz="0" w:space="0" w:color="auto"/>
        <w:right w:val="none" w:sz="0" w:space="0" w:color="auto"/>
      </w:divBdr>
    </w:div>
    <w:div w:id="1844851614">
      <w:bodyDiv w:val="1"/>
      <w:marLeft w:val="0"/>
      <w:marRight w:val="0"/>
      <w:marTop w:val="0"/>
      <w:marBottom w:val="0"/>
      <w:divBdr>
        <w:top w:val="none" w:sz="0" w:space="0" w:color="auto"/>
        <w:left w:val="none" w:sz="0" w:space="0" w:color="auto"/>
        <w:bottom w:val="none" w:sz="0" w:space="0" w:color="auto"/>
        <w:right w:val="none" w:sz="0" w:space="0" w:color="auto"/>
      </w:divBdr>
      <w:divsChild>
        <w:div w:id="1933539122">
          <w:marLeft w:val="0"/>
          <w:marRight w:val="0"/>
          <w:marTop w:val="0"/>
          <w:marBottom w:val="0"/>
          <w:divBdr>
            <w:top w:val="none" w:sz="0" w:space="0" w:color="auto"/>
            <w:left w:val="none" w:sz="0" w:space="0" w:color="auto"/>
            <w:bottom w:val="none" w:sz="0" w:space="0" w:color="auto"/>
            <w:right w:val="none" w:sz="0" w:space="0" w:color="auto"/>
          </w:divBdr>
        </w:div>
      </w:divsChild>
    </w:div>
    <w:div w:id="1863785673">
      <w:bodyDiv w:val="1"/>
      <w:marLeft w:val="0"/>
      <w:marRight w:val="0"/>
      <w:marTop w:val="0"/>
      <w:marBottom w:val="0"/>
      <w:divBdr>
        <w:top w:val="none" w:sz="0" w:space="0" w:color="auto"/>
        <w:left w:val="none" w:sz="0" w:space="0" w:color="auto"/>
        <w:bottom w:val="none" w:sz="0" w:space="0" w:color="auto"/>
        <w:right w:val="none" w:sz="0" w:space="0" w:color="auto"/>
      </w:divBdr>
    </w:div>
    <w:div w:id="1865246822">
      <w:bodyDiv w:val="1"/>
      <w:marLeft w:val="0"/>
      <w:marRight w:val="0"/>
      <w:marTop w:val="0"/>
      <w:marBottom w:val="0"/>
      <w:divBdr>
        <w:top w:val="none" w:sz="0" w:space="0" w:color="auto"/>
        <w:left w:val="none" w:sz="0" w:space="0" w:color="auto"/>
        <w:bottom w:val="none" w:sz="0" w:space="0" w:color="auto"/>
        <w:right w:val="none" w:sz="0" w:space="0" w:color="auto"/>
      </w:divBdr>
    </w:div>
    <w:div w:id="1866674606">
      <w:bodyDiv w:val="1"/>
      <w:marLeft w:val="0"/>
      <w:marRight w:val="0"/>
      <w:marTop w:val="0"/>
      <w:marBottom w:val="0"/>
      <w:divBdr>
        <w:top w:val="none" w:sz="0" w:space="0" w:color="auto"/>
        <w:left w:val="none" w:sz="0" w:space="0" w:color="auto"/>
        <w:bottom w:val="none" w:sz="0" w:space="0" w:color="auto"/>
        <w:right w:val="none" w:sz="0" w:space="0" w:color="auto"/>
      </w:divBdr>
    </w:div>
    <w:div w:id="1879849668">
      <w:bodyDiv w:val="1"/>
      <w:marLeft w:val="0"/>
      <w:marRight w:val="0"/>
      <w:marTop w:val="0"/>
      <w:marBottom w:val="0"/>
      <w:divBdr>
        <w:top w:val="none" w:sz="0" w:space="0" w:color="auto"/>
        <w:left w:val="none" w:sz="0" w:space="0" w:color="auto"/>
        <w:bottom w:val="none" w:sz="0" w:space="0" w:color="auto"/>
        <w:right w:val="none" w:sz="0" w:space="0" w:color="auto"/>
      </w:divBdr>
    </w:div>
    <w:div w:id="1890847339">
      <w:bodyDiv w:val="1"/>
      <w:marLeft w:val="0"/>
      <w:marRight w:val="0"/>
      <w:marTop w:val="0"/>
      <w:marBottom w:val="0"/>
      <w:divBdr>
        <w:top w:val="none" w:sz="0" w:space="0" w:color="auto"/>
        <w:left w:val="none" w:sz="0" w:space="0" w:color="auto"/>
        <w:bottom w:val="none" w:sz="0" w:space="0" w:color="auto"/>
        <w:right w:val="none" w:sz="0" w:space="0" w:color="auto"/>
      </w:divBdr>
    </w:div>
    <w:div w:id="1900556343">
      <w:bodyDiv w:val="1"/>
      <w:marLeft w:val="0"/>
      <w:marRight w:val="0"/>
      <w:marTop w:val="0"/>
      <w:marBottom w:val="0"/>
      <w:divBdr>
        <w:top w:val="none" w:sz="0" w:space="0" w:color="auto"/>
        <w:left w:val="none" w:sz="0" w:space="0" w:color="auto"/>
        <w:bottom w:val="none" w:sz="0" w:space="0" w:color="auto"/>
        <w:right w:val="none" w:sz="0" w:space="0" w:color="auto"/>
      </w:divBdr>
    </w:div>
    <w:div w:id="1912930948">
      <w:bodyDiv w:val="1"/>
      <w:marLeft w:val="0"/>
      <w:marRight w:val="0"/>
      <w:marTop w:val="0"/>
      <w:marBottom w:val="0"/>
      <w:divBdr>
        <w:top w:val="none" w:sz="0" w:space="0" w:color="auto"/>
        <w:left w:val="none" w:sz="0" w:space="0" w:color="auto"/>
        <w:bottom w:val="none" w:sz="0" w:space="0" w:color="auto"/>
        <w:right w:val="none" w:sz="0" w:space="0" w:color="auto"/>
      </w:divBdr>
    </w:div>
    <w:div w:id="1912999549">
      <w:bodyDiv w:val="1"/>
      <w:marLeft w:val="0"/>
      <w:marRight w:val="0"/>
      <w:marTop w:val="0"/>
      <w:marBottom w:val="0"/>
      <w:divBdr>
        <w:top w:val="none" w:sz="0" w:space="0" w:color="auto"/>
        <w:left w:val="none" w:sz="0" w:space="0" w:color="auto"/>
        <w:bottom w:val="none" w:sz="0" w:space="0" w:color="auto"/>
        <w:right w:val="none" w:sz="0" w:space="0" w:color="auto"/>
      </w:divBdr>
    </w:div>
    <w:div w:id="1919316607">
      <w:bodyDiv w:val="1"/>
      <w:marLeft w:val="0"/>
      <w:marRight w:val="0"/>
      <w:marTop w:val="0"/>
      <w:marBottom w:val="0"/>
      <w:divBdr>
        <w:top w:val="none" w:sz="0" w:space="0" w:color="auto"/>
        <w:left w:val="none" w:sz="0" w:space="0" w:color="auto"/>
        <w:bottom w:val="none" w:sz="0" w:space="0" w:color="auto"/>
        <w:right w:val="none" w:sz="0" w:space="0" w:color="auto"/>
      </w:divBdr>
    </w:div>
    <w:div w:id="1922368528">
      <w:bodyDiv w:val="1"/>
      <w:marLeft w:val="0"/>
      <w:marRight w:val="0"/>
      <w:marTop w:val="0"/>
      <w:marBottom w:val="0"/>
      <w:divBdr>
        <w:top w:val="none" w:sz="0" w:space="0" w:color="auto"/>
        <w:left w:val="none" w:sz="0" w:space="0" w:color="auto"/>
        <w:bottom w:val="none" w:sz="0" w:space="0" w:color="auto"/>
        <w:right w:val="none" w:sz="0" w:space="0" w:color="auto"/>
      </w:divBdr>
    </w:div>
    <w:div w:id="1922984570">
      <w:bodyDiv w:val="1"/>
      <w:marLeft w:val="0"/>
      <w:marRight w:val="0"/>
      <w:marTop w:val="0"/>
      <w:marBottom w:val="0"/>
      <w:divBdr>
        <w:top w:val="none" w:sz="0" w:space="0" w:color="auto"/>
        <w:left w:val="none" w:sz="0" w:space="0" w:color="auto"/>
        <w:bottom w:val="none" w:sz="0" w:space="0" w:color="auto"/>
        <w:right w:val="none" w:sz="0" w:space="0" w:color="auto"/>
      </w:divBdr>
      <w:divsChild>
        <w:div w:id="2012833665">
          <w:marLeft w:val="0"/>
          <w:marRight w:val="0"/>
          <w:marTop w:val="0"/>
          <w:marBottom w:val="0"/>
          <w:divBdr>
            <w:top w:val="none" w:sz="0" w:space="0" w:color="auto"/>
            <w:left w:val="none" w:sz="0" w:space="0" w:color="auto"/>
            <w:bottom w:val="none" w:sz="0" w:space="0" w:color="auto"/>
            <w:right w:val="none" w:sz="0" w:space="0" w:color="auto"/>
          </w:divBdr>
        </w:div>
      </w:divsChild>
    </w:div>
    <w:div w:id="1924215086">
      <w:bodyDiv w:val="1"/>
      <w:marLeft w:val="0"/>
      <w:marRight w:val="0"/>
      <w:marTop w:val="0"/>
      <w:marBottom w:val="0"/>
      <w:divBdr>
        <w:top w:val="none" w:sz="0" w:space="0" w:color="auto"/>
        <w:left w:val="none" w:sz="0" w:space="0" w:color="auto"/>
        <w:bottom w:val="none" w:sz="0" w:space="0" w:color="auto"/>
        <w:right w:val="none" w:sz="0" w:space="0" w:color="auto"/>
      </w:divBdr>
    </w:div>
    <w:div w:id="1927037366">
      <w:bodyDiv w:val="1"/>
      <w:marLeft w:val="0"/>
      <w:marRight w:val="0"/>
      <w:marTop w:val="0"/>
      <w:marBottom w:val="0"/>
      <w:divBdr>
        <w:top w:val="none" w:sz="0" w:space="0" w:color="auto"/>
        <w:left w:val="none" w:sz="0" w:space="0" w:color="auto"/>
        <w:bottom w:val="none" w:sz="0" w:space="0" w:color="auto"/>
        <w:right w:val="none" w:sz="0" w:space="0" w:color="auto"/>
      </w:divBdr>
    </w:div>
    <w:div w:id="1943606540">
      <w:bodyDiv w:val="1"/>
      <w:marLeft w:val="0"/>
      <w:marRight w:val="0"/>
      <w:marTop w:val="0"/>
      <w:marBottom w:val="0"/>
      <w:divBdr>
        <w:top w:val="none" w:sz="0" w:space="0" w:color="auto"/>
        <w:left w:val="none" w:sz="0" w:space="0" w:color="auto"/>
        <w:bottom w:val="none" w:sz="0" w:space="0" w:color="auto"/>
        <w:right w:val="none" w:sz="0" w:space="0" w:color="auto"/>
      </w:divBdr>
    </w:div>
    <w:div w:id="1950624235">
      <w:bodyDiv w:val="1"/>
      <w:marLeft w:val="0"/>
      <w:marRight w:val="0"/>
      <w:marTop w:val="0"/>
      <w:marBottom w:val="0"/>
      <w:divBdr>
        <w:top w:val="none" w:sz="0" w:space="0" w:color="auto"/>
        <w:left w:val="none" w:sz="0" w:space="0" w:color="auto"/>
        <w:bottom w:val="none" w:sz="0" w:space="0" w:color="auto"/>
        <w:right w:val="none" w:sz="0" w:space="0" w:color="auto"/>
      </w:divBdr>
    </w:div>
    <w:div w:id="1976594648">
      <w:bodyDiv w:val="1"/>
      <w:marLeft w:val="0"/>
      <w:marRight w:val="0"/>
      <w:marTop w:val="0"/>
      <w:marBottom w:val="0"/>
      <w:divBdr>
        <w:top w:val="none" w:sz="0" w:space="0" w:color="auto"/>
        <w:left w:val="none" w:sz="0" w:space="0" w:color="auto"/>
        <w:bottom w:val="none" w:sz="0" w:space="0" w:color="auto"/>
        <w:right w:val="none" w:sz="0" w:space="0" w:color="auto"/>
      </w:divBdr>
    </w:div>
    <w:div w:id="1976908921">
      <w:bodyDiv w:val="1"/>
      <w:marLeft w:val="0"/>
      <w:marRight w:val="0"/>
      <w:marTop w:val="0"/>
      <w:marBottom w:val="0"/>
      <w:divBdr>
        <w:top w:val="none" w:sz="0" w:space="0" w:color="auto"/>
        <w:left w:val="none" w:sz="0" w:space="0" w:color="auto"/>
        <w:bottom w:val="none" w:sz="0" w:space="0" w:color="auto"/>
        <w:right w:val="none" w:sz="0" w:space="0" w:color="auto"/>
      </w:divBdr>
    </w:div>
    <w:div w:id="1978148843">
      <w:bodyDiv w:val="1"/>
      <w:marLeft w:val="0"/>
      <w:marRight w:val="0"/>
      <w:marTop w:val="0"/>
      <w:marBottom w:val="0"/>
      <w:divBdr>
        <w:top w:val="none" w:sz="0" w:space="0" w:color="auto"/>
        <w:left w:val="none" w:sz="0" w:space="0" w:color="auto"/>
        <w:bottom w:val="none" w:sz="0" w:space="0" w:color="auto"/>
        <w:right w:val="none" w:sz="0" w:space="0" w:color="auto"/>
      </w:divBdr>
    </w:div>
    <w:div w:id="1987515426">
      <w:bodyDiv w:val="1"/>
      <w:marLeft w:val="0"/>
      <w:marRight w:val="0"/>
      <w:marTop w:val="0"/>
      <w:marBottom w:val="0"/>
      <w:divBdr>
        <w:top w:val="none" w:sz="0" w:space="0" w:color="auto"/>
        <w:left w:val="none" w:sz="0" w:space="0" w:color="auto"/>
        <w:bottom w:val="none" w:sz="0" w:space="0" w:color="auto"/>
        <w:right w:val="none" w:sz="0" w:space="0" w:color="auto"/>
      </w:divBdr>
    </w:div>
    <w:div w:id="1990673234">
      <w:bodyDiv w:val="1"/>
      <w:marLeft w:val="0"/>
      <w:marRight w:val="0"/>
      <w:marTop w:val="0"/>
      <w:marBottom w:val="0"/>
      <w:divBdr>
        <w:top w:val="none" w:sz="0" w:space="0" w:color="auto"/>
        <w:left w:val="none" w:sz="0" w:space="0" w:color="auto"/>
        <w:bottom w:val="none" w:sz="0" w:space="0" w:color="auto"/>
        <w:right w:val="none" w:sz="0" w:space="0" w:color="auto"/>
      </w:divBdr>
    </w:div>
    <w:div w:id="1994333460">
      <w:bodyDiv w:val="1"/>
      <w:marLeft w:val="0"/>
      <w:marRight w:val="0"/>
      <w:marTop w:val="0"/>
      <w:marBottom w:val="0"/>
      <w:divBdr>
        <w:top w:val="none" w:sz="0" w:space="0" w:color="auto"/>
        <w:left w:val="none" w:sz="0" w:space="0" w:color="auto"/>
        <w:bottom w:val="none" w:sz="0" w:space="0" w:color="auto"/>
        <w:right w:val="none" w:sz="0" w:space="0" w:color="auto"/>
      </w:divBdr>
    </w:div>
    <w:div w:id="1995530042">
      <w:bodyDiv w:val="1"/>
      <w:marLeft w:val="0"/>
      <w:marRight w:val="0"/>
      <w:marTop w:val="0"/>
      <w:marBottom w:val="0"/>
      <w:divBdr>
        <w:top w:val="none" w:sz="0" w:space="0" w:color="auto"/>
        <w:left w:val="none" w:sz="0" w:space="0" w:color="auto"/>
        <w:bottom w:val="none" w:sz="0" w:space="0" w:color="auto"/>
        <w:right w:val="none" w:sz="0" w:space="0" w:color="auto"/>
      </w:divBdr>
    </w:div>
    <w:div w:id="1997340801">
      <w:bodyDiv w:val="1"/>
      <w:marLeft w:val="0"/>
      <w:marRight w:val="0"/>
      <w:marTop w:val="0"/>
      <w:marBottom w:val="0"/>
      <w:divBdr>
        <w:top w:val="none" w:sz="0" w:space="0" w:color="auto"/>
        <w:left w:val="none" w:sz="0" w:space="0" w:color="auto"/>
        <w:bottom w:val="none" w:sz="0" w:space="0" w:color="auto"/>
        <w:right w:val="none" w:sz="0" w:space="0" w:color="auto"/>
      </w:divBdr>
      <w:divsChild>
        <w:div w:id="188838543">
          <w:marLeft w:val="0"/>
          <w:marRight w:val="0"/>
          <w:marTop w:val="0"/>
          <w:marBottom w:val="0"/>
          <w:divBdr>
            <w:top w:val="none" w:sz="0" w:space="0" w:color="auto"/>
            <w:left w:val="none" w:sz="0" w:space="0" w:color="auto"/>
            <w:bottom w:val="none" w:sz="0" w:space="0" w:color="auto"/>
            <w:right w:val="none" w:sz="0" w:space="0" w:color="auto"/>
          </w:divBdr>
        </w:div>
      </w:divsChild>
    </w:div>
    <w:div w:id="1997757067">
      <w:bodyDiv w:val="1"/>
      <w:marLeft w:val="0"/>
      <w:marRight w:val="0"/>
      <w:marTop w:val="0"/>
      <w:marBottom w:val="0"/>
      <w:divBdr>
        <w:top w:val="none" w:sz="0" w:space="0" w:color="auto"/>
        <w:left w:val="none" w:sz="0" w:space="0" w:color="auto"/>
        <w:bottom w:val="none" w:sz="0" w:space="0" w:color="auto"/>
        <w:right w:val="none" w:sz="0" w:space="0" w:color="auto"/>
      </w:divBdr>
      <w:divsChild>
        <w:div w:id="1852448109">
          <w:marLeft w:val="0"/>
          <w:marRight w:val="0"/>
          <w:marTop w:val="0"/>
          <w:marBottom w:val="0"/>
          <w:divBdr>
            <w:top w:val="none" w:sz="0" w:space="0" w:color="auto"/>
            <w:left w:val="none" w:sz="0" w:space="0" w:color="auto"/>
            <w:bottom w:val="none" w:sz="0" w:space="0" w:color="auto"/>
            <w:right w:val="none" w:sz="0" w:space="0" w:color="auto"/>
          </w:divBdr>
        </w:div>
      </w:divsChild>
    </w:div>
    <w:div w:id="2009750939">
      <w:bodyDiv w:val="1"/>
      <w:marLeft w:val="0"/>
      <w:marRight w:val="0"/>
      <w:marTop w:val="0"/>
      <w:marBottom w:val="0"/>
      <w:divBdr>
        <w:top w:val="none" w:sz="0" w:space="0" w:color="auto"/>
        <w:left w:val="none" w:sz="0" w:space="0" w:color="auto"/>
        <w:bottom w:val="none" w:sz="0" w:space="0" w:color="auto"/>
        <w:right w:val="none" w:sz="0" w:space="0" w:color="auto"/>
      </w:divBdr>
    </w:div>
    <w:div w:id="2012487486">
      <w:bodyDiv w:val="1"/>
      <w:marLeft w:val="0"/>
      <w:marRight w:val="0"/>
      <w:marTop w:val="0"/>
      <w:marBottom w:val="0"/>
      <w:divBdr>
        <w:top w:val="none" w:sz="0" w:space="0" w:color="auto"/>
        <w:left w:val="none" w:sz="0" w:space="0" w:color="auto"/>
        <w:bottom w:val="none" w:sz="0" w:space="0" w:color="auto"/>
        <w:right w:val="none" w:sz="0" w:space="0" w:color="auto"/>
      </w:divBdr>
    </w:div>
    <w:div w:id="2017078195">
      <w:bodyDiv w:val="1"/>
      <w:marLeft w:val="0"/>
      <w:marRight w:val="0"/>
      <w:marTop w:val="0"/>
      <w:marBottom w:val="0"/>
      <w:divBdr>
        <w:top w:val="none" w:sz="0" w:space="0" w:color="auto"/>
        <w:left w:val="none" w:sz="0" w:space="0" w:color="auto"/>
        <w:bottom w:val="none" w:sz="0" w:space="0" w:color="auto"/>
        <w:right w:val="none" w:sz="0" w:space="0" w:color="auto"/>
      </w:divBdr>
    </w:div>
    <w:div w:id="2021589460">
      <w:bodyDiv w:val="1"/>
      <w:marLeft w:val="0"/>
      <w:marRight w:val="0"/>
      <w:marTop w:val="0"/>
      <w:marBottom w:val="0"/>
      <w:divBdr>
        <w:top w:val="none" w:sz="0" w:space="0" w:color="auto"/>
        <w:left w:val="none" w:sz="0" w:space="0" w:color="auto"/>
        <w:bottom w:val="none" w:sz="0" w:space="0" w:color="auto"/>
        <w:right w:val="none" w:sz="0" w:space="0" w:color="auto"/>
      </w:divBdr>
    </w:div>
    <w:div w:id="2028410762">
      <w:bodyDiv w:val="1"/>
      <w:marLeft w:val="0"/>
      <w:marRight w:val="0"/>
      <w:marTop w:val="0"/>
      <w:marBottom w:val="0"/>
      <w:divBdr>
        <w:top w:val="none" w:sz="0" w:space="0" w:color="auto"/>
        <w:left w:val="none" w:sz="0" w:space="0" w:color="auto"/>
        <w:bottom w:val="none" w:sz="0" w:space="0" w:color="auto"/>
        <w:right w:val="none" w:sz="0" w:space="0" w:color="auto"/>
      </w:divBdr>
    </w:div>
    <w:div w:id="2039238596">
      <w:bodyDiv w:val="1"/>
      <w:marLeft w:val="0"/>
      <w:marRight w:val="0"/>
      <w:marTop w:val="0"/>
      <w:marBottom w:val="0"/>
      <w:divBdr>
        <w:top w:val="none" w:sz="0" w:space="0" w:color="auto"/>
        <w:left w:val="none" w:sz="0" w:space="0" w:color="auto"/>
        <w:bottom w:val="none" w:sz="0" w:space="0" w:color="auto"/>
        <w:right w:val="none" w:sz="0" w:space="0" w:color="auto"/>
      </w:divBdr>
    </w:div>
    <w:div w:id="2040426029">
      <w:bodyDiv w:val="1"/>
      <w:marLeft w:val="0"/>
      <w:marRight w:val="0"/>
      <w:marTop w:val="0"/>
      <w:marBottom w:val="0"/>
      <w:divBdr>
        <w:top w:val="none" w:sz="0" w:space="0" w:color="auto"/>
        <w:left w:val="none" w:sz="0" w:space="0" w:color="auto"/>
        <w:bottom w:val="none" w:sz="0" w:space="0" w:color="auto"/>
        <w:right w:val="none" w:sz="0" w:space="0" w:color="auto"/>
      </w:divBdr>
    </w:div>
    <w:div w:id="2041777523">
      <w:bodyDiv w:val="1"/>
      <w:marLeft w:val="0"/>
      <w:marRight w:val="0"/>
      <w:marTop w:val="0"/>
      <w:marBottom w:val="0"/>
      <w:divBdr>
        <w:top w:val="none" w:sz="0" w:space="0" w:color="auto"/>
        <w:left w:val="none" w:sz="0" w:space="0" w:color="auto"/>
        <w:bottom w:val="none" w:sz="0" w:space="0" w:color="auto"/>
        <w:right w:val="none" w:sz="0" w:space="0" w:color="auto"/>
      </w:divBdr>
    </w:div>
    <w:div w:id="2044165996">
      <w:bodyDiv w:val="1"/>
      <w:marLeft w:val="0"/>
      <w:marRight w:val="0"/>
      <w:marTop w:val="0"/>
      <w:marBottom w:val="0"/>
      <w:divBdr>
        <w:top w:val="none" w:sz="0" w:space="0" w:color="auto"/>
        <w:left w:val="none" w:sz="0" w:space="0" w:color="auto"/>
        <w:bottom w:val="none" w:sz="0" w:space="0" w:color="auto"/>
        <w:right w:val="none" w:sz="0" w:space="0" w:color="auto"/>
      </w:divBdr>
    </w:div>
    <w:div w:id="2044356374">
      <w:bodyDiv w:val="1"/>
      <w:marLeft w:val="0"/>
      <w:marRight w:val="0"/>
      <w:marTop w:val="0"/>
      <w:marBottom w:val="0"/>
      <w:divBdr>
        <w:top w:val="none" w:sz="0" w:space="0" w:color="auto"/>
        <w:left w:val="none" w:sz="0" w:space="0" w:color="auto"/>
        <w:bottom w:val="none" w:sz="0" w:space="0" w:color="auto"/>
        <w:right w:val="none" w:sz="0" w:space="0" w:color="auto"/>
      </w:divBdr>
    </w:div>
    <w:div w:id="2051877695">
      <w:bodyDiv w:val="1"/>
      <w:marLeft w:val="0"/>
      <w:marRight w:val="0"/>
      <w:marTop w:val="0"/>
      <w:marBottom w:val="0"/>
      <w:divBdr>
        <w:top w:val="none" w:sz="0" w:space="0" w:color="auto"/>
        <w:left w:val="none" w:sz="0" w:space="0" w:color="auto"/>
        <w:bottom w:val="none" w:sz="0" w:space="0" w:color="auto"/>
        <w:right w:val="none" w:sz="0" w:space="0" w:color="auto"/>
      </w:divBdr>
    </w:div>
    <w:div w:id="2059083890">
      <w:bodyDiv w:val="1"/>
      <w:marLeft w:val="0"/>
      <w:marRight w:val="0"/>
      <w:marTop w:val="0"/>
      <w:marBottom w:val="0"/>
      <w:divBdr>
        <w:top w:val="none" w:sz="0" w:space="0" w:color="auto"/>
        <w:left w:val="none" w:sz="0" w:space="0" w:color="auto"/>
        <w:bottom w:val="none" w:sz="0" w:space="0" w:color="auto"/>
        <w:right w:val="none" w:sz="0" w:space="0" w:color="auto"/>
      </w:divBdr>
    </w:div>
    <w:div w:id="2059237531">
      <w:bodyDiv w:val="1"/>
      <w:marLeft w:val="0"/>
      <w:marRight w:val="0"/>
      <w:marTop w:val="0"/>
      <w:marBottom w:val="0"/>
      <w:divBdr>
        <w:top w:val="none" w:sz="0" w:space="0" w:color="auto"/>
        <w:left w:val="none" w:sz="0" w:space="0" w:color="auto"/>
        <w:bottom w:val="none" w:sz="0" w:space="0" w:color="auto"/>
        <w:right w:val="none" w:sz="0" w:space="0" w:color="auto"/>
      </w:divBdr>
    </w:div>
    <w:div w:id="2087022690">
      <w:bodyDiv w:val="1"/>
      <w:marLeft w:val="0"/>
      <w:marRight w:val="0"/>
      <w:marTop w:val="0"/>
      <w:marBottom w:val="0"/>
      <w:divBdr>
        <w:top w:val="none" w:sz="0" w:space="0" w:color="auto"/>
        <w:left w:val="none" w:sz="0" w:space="0" w:color="auto"/>
        <w:bottom w:val="none" w:sz="0" w:space="0" w:color="auto"/>
        <w:right w:val="none" w:sz="0" w:space="0" w:color="auto"/>
      </w:divBdr>
    </w:div>
    <w:div w:id="2103183660">
      <w:bodyDiv w:val="1"/>
      <w:marLeft w:val="0"/>
      <w:marRight w:val="0"/>
      <w:marTop w:val="0"/>
      <w:marBottom w:val="0"/>
      <w:divBdr>
        <w:top w:val="none" w:sz="0" w:space="0" w:color="auto"/>
        <w:left w:val="none" w:sz="0" w:space="0" w:color="auto"/>
        <w:bottom w:val="none" w:sz="0" w:space="0" w:color="auto"/>
        <w:right w:val="none" w:sz="0" w:space="0" w:color="auto"/>
      </w:divBdr>
    </w:div>
    <w:div w:id="2104841671">
      <w:bodyDiv w:val="1"/>
      <w:marLeft w:val="0"/>
      <w:marRight w:val="0"/>
      <w:marTop w:val="0"/>
      <w:marBottom w:val="0"/>
      <w:divBdr>
        <w:top w:val="none" w:sz="0" w:space="0" w:color="auto"/>
        <w:left w:val="none" w:sz="0" w:space="0" w:color="auto"/>
        <w:bottom w:val="none" w:sz="0" w:space="0" w:color="auto"/>
        <w:right w:val="none" w:sz="0" w:space="0" w:color="auto"/>
      </w:divBdr>
    </w:div>
    <w:div w:id="2106806803">
      <w:bodyDiv w:val="1"/>
      <w:marLeft w:val="0"/>
      <w:marRight w:val="0"/>
      <w:marTop w:val="0"/>
      <w:marBottom w:val="0"/>
      <w:divBdr>
        <w:top w:val="none" w:sz="0" w:space="0" w:color="auto"/>
        <w:left w:val="none" w:sz="0" w:space="0" w:color="auto"/>
        <w:bottom w:val="none" w:sz="0" w:space="0" w:color="auto"/>
        <w:right w:val="none" w:sz="0" w:space="0" w:color="auto"/>
      </w:divBdr>
      <w:divsChild>
        <w:div w:id="1868132083">
          <w:marLeft w:val="0"/>
          <w:marRight w:val="0"/>
          <w:marTop w:val="0"/>
          <w:marBottom w:val="0"/>
          <w:divBdr>
            <w:top w:val="none" w:sz="0" w:space="0" w:color="auto"/>
            <w:left w:val="none" w:sz="0" w:space="0" w:color="auto"/>
            <w:bottom w:val="none" w:sz="0" w:space="0" w:color="auto"/>
            <w:right w:val="none" w:sz="0" w:space="0" w:color="auto"/>
          </w:divBdr>
        </w:div>
      </w:divsChild>
    </w:div>
    <w:div w:id="2109615969">
      <w:bodyDiv w:val="1"/>
      <w:marLeft w:val="0"/>
      <w:marRight w:val="0"/>
      <w:marTop w:val="0"/>
      <w:marBottom w:val="0"/>
      <w:divBdr>
        <w:top w:val="none" w:sz="0" w:space="0" w:color="auto"/>
        <w:left w:val="none" w:sz="0" w:space="0" w:color="auto"/>
        <w:bottom w:val="none" w:sz="0" w:space="0" w:color="auto"/>
        <w:right w:val="none" w:sz="0" w:space="0" w:color="auto"/>
      </w:divBdr>
    </w:div>
    <w:div w:id="2117165301">
      <w:bodyDiv w:val="1"/>
      <w:marLeft w:val="0"/>
      <w:marRight w:val="0"/>
      <w:marTop w:val="0"/>
      <w:marBottom w:val="0"/>
      <w:divBdr>
        <w:top w:val="none" w:sz="0" w:space="0" w:color="auto"/>
        <w:left w:val="none" w:sz="0" w:space="0" w:color="auto"/>
        <w:bottom w:val="none" w:sz="0" w:space="0" w:color="auto"/>
        <w:right w:val="none" w:sz="0" w:space="0" w:color="auto"/>
      </w:divBdr>
    </w:div>
    <w:div w:id="2117169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emf"/><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hyperlink" Target="https://github.com/Alucard30Dec/Online-Sales-Management-System" TargetMode="External"/><Relationship Id="rId16" Type="http://schemas.openxmlformats.org/officeDocument/2006/relationships/image" Target="media/image4.png"/><Relationship Id="rId11" Type="http://schemas.openxmlformats.org/officeDocument/2006/relationships/image" Target="media/image1.jpeg"/><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numbering" Target="numbering.xml"/><Relationship Id="rId90" Type="http://schemas.openxmlformats.org/officeDocument/2006/relationships/hyperlink" Target="https://www.figma.com/design/0llBVnCeUhoR6YB19h2Cqk/Online-Sales-Management?node-id=0-1&amp;p=f&amp;t=ijiiI8aTIgKsYrkT-0" TargetMode="External"/><Relationship Id="rId95" Type="http://schemas.openxmlformats.org/officeDocument/2006/relationships/hyperlink" Target="https://learn.microsoft.com/en-us/ef/core/" TargetMode="External"/><Relationship Id="rId22" Type="http://schemas.openxmlformats.org/officeDocument/2006/relationships/image" Target="media/image10.png"/><Relationship Id="rId27" Type="http://schemas.openxmlformats.org/officeDocument/2006/relationships/image" Target="media/image15.emf"/><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hyperlink" Target="https://learn.microsoft.com/en-us/aspnet/core/mvc/overview" TargetMode="External"/><Relationship Id="rId96" Type="http://schemas.openxmlformats.org/officeDocument/2006/relationships/hyperlink" Target="https://getbootstrap.com/docs/5.3/getting-started/introduction/"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emf"/><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hyperlink" Target="https://learn.microsoft.com/en-us/ef/core/managing-schemas/migrations" TargetMode="External"/><Relationship Id="rId99" Type="http://schemas.openxmlformats.org/officeDocument/2006/relationships/fontTable" Target="fontTable.xml"/><Relationship Id="rId101"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hyperlink" Target="https://docs.github.com/en/get-started/using-git/about-git" TargetMode="External"/><Relationship Id="rId7" Type="http://schemas.openxmlformats.org/officeDocument/2006/relationships/settings" Target="settings.xml"/><Relationship Id="rId71" Type="http://schemas.openxmlformats.org/officeDocument/2006/relationships/image" Target="media/image59.png"/><Relationship Id="rId92" Type="http://schemas.openxmlformats.org/officeDocument/2006/relationships/hyperlink" Target="https://learn.microsoft.com/en-us/aspnet/core/overview" TargetMode="External"/><Relationship Id="rId2" Type="http://schemas.openxmlformats.org/officeDocument/2006/relationships/customXml" Target="../customXml/item2.xml"/><Relationship Id="rId29" Type="http://schemas.openxmlformats.org/officeDocument/2006/relationships/image" Target="media/image17.emf"/><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8.emf"/><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hyperlink" Target="https://learn.microsoft.com/en-us/aspnet/core/security/authentication/identity" TargetMode="External"/><Relationship Id="rId98" Type="http://schemas.openxmlformats.org/officeDocument/2006/relationships/footer" Target="footer3.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3B9E702D4324344A4F6440FEEEC522E" ma:contentTypeVersion="16" ma:contentTypeDescription="Create a new document." ma:contentTypeScope="" ma:versionID="38cf9eda70600735a0eb793da54ef65a">
  <xsd:schema xmlns:xsd="http://www.w3.org/2001/XMLSchema" xmlns:xs="http://www.w3.org/2001/XMLSchema" xmlns:p="http://schemas.microsoft.com/office/2006/metadata/properties" xmlns:ns1="http://schemas.microsoft.com/sharepoint/v3" xmlns:ns3="0458d4cf-e0f8-422a-a8c7-4c419ebfc1b4" targetNamespace="http://schemas.microsoft.com/office/2006/metadata/properties" ma:root="true" ma:fieldsID="61aefef7ced1a728997638eb67241c4a" ns1:_="" ns3:_="">
    <xsd:import namespace="http://schemas.microsoft.com/sharepoint/v3"/>
    <xsd:import namespace="0458d4cf-e0f8-422a-a8c7-4c419ebfc1b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_activity" minOccurs="0"/>
                <xsd:element ref="ns3:MediaServiceSystemTags" minOccurs="0"/>
                <xsd:element ref="ns3:MediaServiceSearchProperties" minOccurs="0"/>
                <xsd:element ref="ns1:_ip_UnifiedCompliancePolicyProperties" minOccurs="0"/>
                <xsd:element ref="ns1:_ip_UnifiedCompliancePolicyUIAc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58d4cf-e0f8-422a-a8c7-4c419ebfc1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0458d4cf-e0f8-422a-a8c7-4c419ebfc1b4"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47EA412F-FE08-49B4-AFF2-5D963AAB6F5D}">
  <ds:schemaRefs>
    <ds:schemaRef ds:uri="http://schemas.microsoft.com/sharepoint/v3/contenttype/forms"/>
  </ds:schemaRefs>
</ds:datastoreItem>
</file>

<file path=customXml/itemProps2.xml><?xml version="1.0" encoding="utf-8"?>
<ds:datastoreItem xmlns:ds="http://schemas.openxmlformats.org/officeDocument/2006/customXml" ds:itemID="{CEFDA283-23E0-40A8-93D1-40A31FC076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458d4cf-e0f8-422a-a8c7-4c419ebfc1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31C578D-D45F-4E58-AC94-033EF8CD2CBE}">
  <ds:schemaRefs>
    <ds:schemaRef ds:uri="http://schemas.openxmlformats.org/officeDocument/2006/bibliography"/>
  </ds:schemaRefs>
</ds:datastoreItem>
</file>

<file path=customXml/itemProps4.xml><?xml version="1.0" encoding="utf-8"?>
<ds:datastoreItem xmlns:ds="http://schemas.openxmlformats.org/officeDocument/2006/customXml" ds:itemID="{035A1D48-E1AB-4C0E-B22D-FC059F207610}">
  <ds:schemaRefs>
    <ds:schemaRef ds:uri="http://purl.org/dc/elements/1.1/"/>
    <ds:schemaRef ds:uri="http://www.w3.org/XML/1998/namespace"/>
    <ds:schemaRef ds:uri="http://purl.org/dc/dcmitype/"/>
    <ds:schemaRef ds:uri="http://schemas.microsoft.com/office/infopath/2007/PartnerControls"/>
    <ds:schemaRef ds:uri="http://schemas.microsoft.com/office/2006/documentManagement/types"/>
    <ds:schemaRef ds:uri="http://schemas.openxmlformats.org/package/2006/metadata/core-properties"/>
    <ds:schemaRef ds:uri="0458d4cf-e0f8-422a-a8c7-4c419ebfc1b4"/>
    <ds:schemaRef ds:uri="http://schemas.microsoft.com/sharepoint/v3"/>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100</Pages>
  <Words>15865</Words>
  <Characters>90436</Characters>
  <Application>Microsoft Office Word</Application>
  <DocSecurity>0</DocSecurity>
  <Lines>753</Lines>
  <Paragraphs>212</Paragraphs>
  <ScaleCrop>false</ScaleCrop>
  <Company>&lt;egyptian hak&gt;</Company>
  <LinksUpToDate>false</LinksUpToDate>
  <CharactersWithSpaces>106089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 (font 13)</dc:title>
  <dc:subject/>
  <dc:creator>Nguyen Van Phong</dc:creator>
  <cp:keywords/>
  <dc:description/>
  <cp:lastModifiedBy>Thiên Hoàng</cp:lastModifiedBy>
  <cp:revision>2</cp:revision>
  <cp:lastPrinted>2026-01-05T21:38:00Z</cp:lastPrinted>
  <dcterms:created xsi:type="dcterms:W3CDTF">2026-04-02T05:41:00Z</dcterms:created>
  <dcterms:modified xsi:type="dcterms:W3CDTF">2026-04-02T05:41:00Z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0x01010003B9E702D4324344A4F6440FEEEC522E</vt:lpwstr>
  </property>
</Properties>
</file>